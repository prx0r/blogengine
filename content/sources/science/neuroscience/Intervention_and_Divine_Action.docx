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3D9C53" w14:textId="77777777" w:rsidR="000526EC" w:rsidRDefault="000526EC" w:rsidP="000526EC">
      <w:pPr>
        <w:pStyle w:val="StyleBodyTextTimesNewRoman"/>
      </w:pPr>
    </w:p>
    <w:p w14:paraId="6AA2E25C" w14:textId="77777777" w:rsidR="00681EE3" w:rsidRPr="00681EE3" w:rsidRDefault="00ED33CD">
      <w:pPr>
        <w:pStyle w:val="StyleBodyTextTimesNewRoman"/>
        <w:rPr>
          <w:b/>
        </w:rPr>
        <w:pPrChange w:id="0" w:author="Christopher L. Reese" w:date="2015-03-14T19:22:00Z">
          <w:pPr>
            <w:pStyle w:val="StyleBodyTextTimesNewRoman"/>
            <w:jc w:val="center"/>
          </w:pPr>
        </w:pPrChange>
      </w:pPr>
      <w:r w:rsidRPr="00681EE3">
        <w:rPr>
          <w:b/>
        </w:rPr>
        <w:t>DIVINE ACTION</w:t>
      </w:r>
    </w:p>
    <w:p w14:paraId="05D2DBD6" w14:textId="77777777" w:rsidR="000526EC" w:rsidRDefault="000C6575" w:rsidP="000526EC">
      <w:pPr>
        <w:pStyle w:val="StyleBodyTextTimesNewRoman"/>
      </w:pPr>
      <w:r>
        <w:t>T</w:t>
      </w:r>
      <w:r w:rsidR="001106DA">
        <w:t>heists believe that God has created the universe and continues to sustain it</w:t>
      </w:r>
      <w:r w:rsidR="000526EC">
        <w:t>, but</w:t>
      </w:r>
      <w:r w:rsidR="001106DA">
        <w:t xml:space="preserve"> what else does God do?  In particular, d</w:t>
      </w:r>
      <w:r w:rsidR="000526EC">
        <w:t xml:space="preserve">oes God sometimes intervene in the natural order to bring about events that would not have </w:t>
      </w:r>
      <w:r w:rsidR="009C43CF">
        <w:t xml:space="preserve">otherwise </w:t>
      </w:r>
      <w:r w:rsidR="000526EC">
        <w:t>occurred, and sometime</w:t>
      </w:r>
      <w:r w:rsidR="009C43CF">
        <w:t xml:space="preserve">s intervene to </w:t>
      </w:r>
      <w:r w:rsidR="000526EC">
        <w:t xml:space="preserve">prevent </w:t>
      </w:r>
      <w:r w:rsidR="00DF03A2">
        <w:t xml:space="preserve">other </w:t>
      </w:r>
      <w:r w:rsidR="009C43CF">
        <w:t xml:space="preserve">events </w:t>
      </w:r>
      <w:r w:rsidR="00DF03A2">
        <w:t>from happening</w:t>
      </w:r>
      <w:r w:rsidR="009C43CF">
        <w:t>?</w:t>
      </w:r>
      <w:r w:rsidR="00256E02">
        <w:t xml:space="preserve">  This is the question of </w:t>
      </w:r>
      <w:r w:rsidR="00256E02" w:rsidRPr="00256E02">
        <w:rPr>
          <w:i/>
        </w:rPr>
        <w:t>special divine action</w:t>
      </w:r>
      <w:r w:rsidR="00256E02">
        <w:t>.</w:t>
      </w:r>
    </w:p>
    <w:p w14:paraId="05485040" w14:textId="77777777" w:rsidR="00A816F2" w:rsidRDefault="009C43CF" w:rsidP="00647CC2">
      <w:pPr>
        <w:pStyle w:val="StyleBodyTextTimesNewRoman"/>
      </w:pPr>
      <w:r>
        <w:t xml:space="preserve">From a biblical point of view, the answer seems clear.  In the Old Testament, </w:t>
      </w:r>
      <w:r w:rsidR="00686283">
        <w:t xml:space="preserve">there are acts of God that </w:t>
      </w:r>
      <w:r>
        <w:t>are contrary to the normal flow of natur</w:t>
      </w:r>
      <w:r w:rsidR="001020C4">
        <w:t>e</w:t>
      </w:r>
      <w:r>
        <w:t xml:space="preserve">.  Some are small, like an </w:t>
      </w:r>
      <w:r w:rsidR="000526EC" w:rsidRPr="001E35E4">
        <w:t>axe head that float</w:t>
      </w:r>
      <w:r>
        <w:t>s</w:t>
      </w:r>
      <w:r w:rsidR="000526EC" w:rsidRPr="001E35E4">
        <w:t xml:space="preserve"> (2 Ki</w:t>
      </w:r>
      <w:ins w:id="1" w:author="Windows User" w:date="2014-07-03T14:03:00Z">
        <w:r w:rsidR="0088175A">
          <w:t>.</w:t>
        </w:r>
      </w:ins>
      <w:del w:id="2" w:author="Windows User" w:date="2014-07-03T14:03:00Z">
        <w:r w:rsidR="000526EC" w:rsidRPr="001E35E4" w:rsidDel="0088175A">
          <w:delText>ngs</w:delText>
        </w:r>
      </w:del>
      <w:r w:rsidR="000526EC" w:rsidRPr="001E35E4">
        <w:t xml:space="preserve"> 6)</w:t>
      </w:r>
      <w:r>
        <w:t>;</w:t>
      </w:r>
      <w:r w:rsidR="000526EC" w:rsidRPr="001E35E4">
        <w:t xml:space="preserve"> </w:t>
      </w:r>
      <w:r>
        <w:t xml:space="preserve">others are </w:t>
      </w:r>
      <w:r w:rsidR="00686283">
        <w:t>dramatic</w:t>
      </w:r>
      <w:r>
        <w:t xml:space="preserve">, such as the </w:t>
      </w:r>
      <w:r w:rsidR="000526EC">
        <w:t>plagues against Egypt (Ex</w:t>
      </w:r>
      <w:ins w:id="3" w:author="Windows User" w:date="2014-07-03T14:03:00Z">
        <w:r w:rsidR="0088175A">
          <w:t>.</w:t>
        </w:r>
      </w:ins>
      <w:del w:id="4" w:author="Windows User" w:date="2014-07-03T14:03:00Z">
        <w:r w:rsidR="000526EC" w:rsidDel="0088175A">
          <w:delText>odus</w:delText>
        </w:r>
      </w:del>
      <w:r w:rsidR="000526EC">
        <w:t xml:space="preserve"> </w:t>
      </w:r>
      <w:ins w:id="5" w:author="Windows User" w:date="2014-07-03T14:03:00Z">
        <w:r w:rsidR="0088175A">
          <w:t>7-</w:t>
        </w:r>
      </w:ins>
      <w:r w:rsidR="000526EC">
        <w:t>10)</w:t>
      </w:r>
      <w:r>
        <w:t>.  In the New Testament there are obviously the m</w:t>
      </w:r>
      <w:r w:rsidR="000526EC">
        <w:t>iracles performed by Jesus</w:t>
      </w:r>
      <w:r>
        <w:t xml:space="preserve">, but there are also </w:t>
      </w:r>
      <w:r w:rsidR="00C053B8">
        <w:t xml:space="preserve">“signs and wonders” </w:t>
      </w:r>
      <w:r>
        <w:t xml:space="preserve">brought about by the power of God </w:t>
      </w:r>
      <w:r w:rsidR="008D16D1">
        <w:t xml:space="preserve">working through his followers:  </w:t>
      </w:r>
      <w:r w:rsidR="000526EC">
        <w:t>Peter healing</w:t>
      </w:r>
      <w:r w:rsidR="008D16D1">
        <w:t xml:space="preserve"> the lame man (Act</w:t>
      </w:r>
      <w:r w:rsidR="000526EC">
        <w:t>s 3)</w:t>
      </w:r>
      <w:r w:rsidR="008D16D1">
        <w:t xml:space="preserve"> and the sp</w:t>
      </w:r>
      <w:r w:rsidR="000526EC">
        <w:t xml:space="preserve">iritual gifts </w:t>
      </w:r>
      <w:r w:rsidR="008D16D1">
        <w:t xml:space="preserve">of </w:t>
      </w:r>
      <w:r w:rsidR="000526EC">
        <w:t xml:space="preserve">healing and miracles </w:t>
      </w:r>
      <w:r w:rsidR="008D16D1">
        <w:t xml:space="preserve">mentioned by Paul </w:t>
      </w:r>
      <w:r w:rsidR="000526EC">
        <w:t>(1 Cor</w:t>
      </w:r>
      <w:ins w:id="6" w:author="Windows User" w:date="2014-07-03T14:03:00Z">
        <w:r w:rsidR="0088175A">
          <w:t>.</w:t>
        </w:r>
      </w:ins>
      <w:r w:rsidR="000526EC">
        <w:t xml:space="preserve"> 12)</w:t>
      </w:r>
      <w:r w:rsidR="008D16D1">
        <w:t>, among others.</w:t>
      </w:r>
      <w:r w:rsidR="00686283">
        <w:t xml:space="preserve">  </w:t>
      </w:r>
    </w:p>
    <w:p w14:paraId="423B60DF" w14:textId="11D278CB" w:rsidR="00647CC2" w:rsidRDefault="009764DF" w:rsidP="00647CC2">
      <w:pPr>
        <w:pStyle w:val="StyleBodyTextTimesNewRoman"/>
      </w:pPr>
      <w:r>
        <w:t>M</w:t>
      </w:r>
      <w:r w:rsidR="00686283">
        <w:t>ore liberally</w:t>
      </w:r>
      <w:ins w:id="7" w:author="Christopher L. Reese" w:date="2015-03-14T19:30:00Z">
        <w:r w:rsidR="000C436D">
          <w:t xml:space="preserve"> </w:t>
        </w:r>
      </w:ins>
      <w:ins w:id="8" w:author="Windows User" w:date="2014-07-03T14:03:00Z">
        <w:del w:id="9" w:author="Christopher L. Reese" w:date="2015-03-14T19:30:00Z">
          <w:r w:rsidR="0088175A" w:rsidDel="000C436D">
            <w:delText>-</w:delText>
          </w:r>
        </w:del>
      </w:ins>
      <w:del w:id="10" w:author="Windows User" w:date="2014-07-03T14:03:00Z">
        <w:r w:rsidR="00686283" w:rsidDel="0088175A">
          <w:delText xml:space="preserve"> </w:delText>
        </w:r>
      </w:del>
      <w:r w:rsidR="00686283">
        <w:t>minded theologians have tried to</w:t>
      </w:r>
      <w:r w:rsidR="000526EC" w:rsidRPr="00686283">
        <w:t xml:space="preserve"> naturalize </w:t>
      </w:r>
      <w:r w:rsidR="00686283" w:rsidRPr="00686283">
        <w:t>biblical</w:t>
      </w:r>
      <w:r w:rsidR="000526EC" w:rsidRPr="00686283">
        <w:t xml:space="preserve"> miracles</w:t>
      </w:r>
      <w:r w:rsidR="00686283">
        <w:t>.</w:t>
      </w:r>
      <w:r w:rsidR="00574F79">
        <w:t xml:space="preserve">  Instead of the miraculous </w:t>
      </w:r>
      <w:r w:rsidR="000526EC" w:rsidRPr="00686283">
        <w:t>feeding</w:t>
      </w:r>
      <w:ins w:id="11" w:author="Christopher L. Reese" w:date="2015-03-14T19:33:00Z">
        <w:r w:rsidR="00E96878">
          <w:t xml:space="preserve"> of</w:t>
        </w:r>
      </w:ins>
      <w:r w:rsidR="000526EC" w:rsidRPr="00686283">
        <w:t xml:space="preserve"> the five thousand</w:t>
      </w:r>
      <w:r w:rsidR="00B87668">
        <w:t xml:space="preserve"> (M</w:t>
      </w:r>
      <w:del w:id="12" w:author="Windows User" w:date="2014-07-18T13:08:00Z">
        <w:r w:rsidR="00B87668" w:rsidDel="00313573">
          <w:delText>at</w:delText>
        </w:r>
      </w:del>
      <w:r w:rsidR="00B87668">
        <w:t>t</w:t>
      </w:r>
      <w:ins w:id="13" w:author="Windows User" w:date="2014-07-18T13:08:00Z">
        <w:r w:rsidR="00313573">
          <w:t>.</w:t>
        </w:r>
      </w:ins>
      <w:r w:rsidR="00B87668">
        <w:t xml:space="preserve"> 14:13-21)</w:t>
      </w:r>
      <w:r w:rsidR="00574F79">
        <w:t xml:space="preserve">, for example, some have proposed that Jesus’ teaching prompted his </w:t>
      </w:r>
      <w:r w:rsidR="00C053B8">
        <w:t>audience</w:t>
      </w:r>
      <w:r w:rsidR="00574F79">
        <w:t xml:space="preserve"> to spontaneously share their food with others</w:t>
      </w:r>
      <w:ins w:id="14" w:author="Windows User" w:date="2014-07-03T14:03:00Z">
        <w:r w:rsidR="0088175A">
          <w:t>,</w:t>
        </w:r>
      </w:ins>
      <w:r w:rsidR="00C053B8">
        <w:t xml:space="preserve"> thereby feeding everyone</w:t>
      </w:r>
      <w:r w:rsidR="00574F79">
        <w:t xml:space="preserve">.  There is also a question of whether </w:t>
      </w:r>
      <w:r w:rsidR="00574F79" w:rsidRPr="00672FF4">
        <w:t>miracles</w:t>
      </w:r>
      <w:r w:rsidR="00A816F2">
        <w:t xml:space="preserve"> should be</w:t>
      </w:r>
      <w:r w:rsidR="00574F79">
        <w:t xml:space="preserve"> understood as </w:t>
      </w:r>
      <w:r w:rsidR="00A816F2">
        <w:t>breaking the laws of nature</w:t>
      </w:r>
      <w:r w:rsidR="00574F79">
        <w:t xml:space="preserve"> or </w:t>
      </w:r>
      <w:r w:rsidR="001020C4">
        <w:t>rather “</w:t>
      </w:r>
      <w:r w:rsidR="00CF25A7" w:rsidRPr="00672FF4">
        <w:t>marvels</w:t>
      </w:r>
      <w:r w:rsidR="001020C4">
        <w:t>”</w:t>
      </w:r>
      <w:r w:rsidR="00CF25A7">
        <w:t xml:space="preserve"> that are religiously significant but do not require </w:t>
      </w:r>
      <w:r w:rsidR="00A816F2">
        <w:t>God to intervene</w:t>
      </w:r>
      <w:r w:rsidR="00CF25A7">
        <w:t xml:space="preserve">.  </w:t>
      </w:r>
      <w:r w:rsidR="00672FF4">
        <w:t xml:space="preserve">As William Pollard put it, </w:t>
      </w:r>
      <w:r w:rsidR="00672FF4" w:rsidRPr="00672FF4">
        <w:t xml:space="preserve">“Biblical miracles are, like that in the exodus, the result </w:t>
      </w:r>
      <w:r w:rsidR="00672FF4" w:rsidRPr="00672FF4">
        <w:rPr>
          <w:szCs w:val="24"/>
        </w:rPr>
        <w:t xml:space="preserve">of an extraordinary and extremely improbable combination of chance and accident. </w:t>
      </w:r>
      <w:r w:rsidR="001020C4">
        <w:rPr>
          <w:szCs w:val="24"/>
        </w:rPr>
        <w:t xml:space="preserve"> </w:t>
      </w:r>
      <w:r w:rsidR="00672FF4" w:rsidRPr="00672FF4">
        <w:rPr>
          <w:szCs w:val="24"/>
        </w:rPr>
        <w:t xml:space="preserve">They do not, on close analysis, involve, as is so frequently supposed, a violation of the laws of nature” </w:t>
      </w:r>
      <w:r w:rsidR="00672FF4" w:rsidRPr="00672FF4">
        <w:rPr>
          <w:szCs w:val="24"/>
        </w:rPr>
        <w:fldChar w:fldCharType="begin"/>
      </w:r>
      <w:ins w:id="15" w:author="Jeffrey Koperski" w:date="2017-04-01T11:02:00Z">
        <w:r w:rsidR="0076757C">
          <w:rPr>
            <w:szCs w:val="24"/>
          </w:rPr>
          <w:instrText xml:space="preserve"> ADDIN ZOTERO_ITEM {"citationID":"ape4vmnua","properties":{"formattedCitation":"(Pollard 1958, 115)","plainCitation":"(Pollard 1958, 115)"},"citationItems":[{"id":220,"uris":["http://zotero.org/users/295616/items/EQ2DIXX4"],"uri":["http://zotero.org/users/295616/items/EQ2DIXX4"],"locator":"115","label":"page"}]} </w:instrText>
        </w:r>
      </w:ins>
      <w:del w:id="16" w:author="Jeffrey Koperski" w:date="2017-04-01T11:02:00Z">
        <w:r w:rsidR="00E20DBE" w:rsidDel="0076757C">
          <w:rPr>
            <w:szCs w:val="24"/>
          </w:rPr>
          <w:delInstrText xml:space="preserve"> ADDIN ZOTERO_ITEM {"citationID":"ape4vmnua","properties":{"formattedCitation":"(Pollard 1958, 115)","plainCitation":"(Pollard 1958, 115)"},"citationItems":[{"id":152,"uris":["http://zotero.org/users/295616/items/EQ2DIXX4"],"uri":["http://zotero.org/users/295616/items/EQ2DIXX4"],"locator":"115","label":"page"}]} </w:delInstrText>
        </w:r>
      </w:del>
      <w:r w:rsidR="00672FF4" w:rsidRPr="00672FF4">
        <w:rPr>
          <w:szCs w:val="24"/>
        </w:rPr>
        <w:fldChar w:fldCharType="separate"/>
      </w:r>
      <w:r w:rsidR="00E20DBE" w:rsidRPr="00E20DBE">
        <w:t>(Pollard 1958, 115)</w:t>
      </w:r>
      <w:r w:rsidR="00672FF4" w:rsidRPr="00672FF4">
        <w:rPr>
          <w:szCs w:val="24"/>
        </w:rPr>
        <w:fldChar w:fldCharType="end"/>
      </w:r>
      <w:r w:rsidR="00672FF4" w:rsidRPr="00672FF4">
        <w:rPr>
          <w:szCs w:val="24"/>
        </w:rPr>
        <w:t>.  Fo</w:t>
      </w:r>
      <w:r w:rsidR="00CF25A7" w:rsidRPr="00672FF4">
        <w:rPr>
          <w:szCs w:val="24"/>
        </w:rPr>
        <w:t xml:space="preserve">r example, say that the Jews in </w:t>
      </w:r>
      <w:r w:rsidR="00427DB0" w:rsidRPr="00672FF4">
        <w:rPr>
          <w:szCs w:val="24"/>
        </w:rPr>
        <w:t>1st</w:t>
      </w:r>
      <w:r w:rsidR="003D44DD">
        <w:rPr>
          <w:szCs w:val="24"/>
        </w:rPr>
        <w:t xml:space="preserve"> c</w:t>
      </w:r>
      <w:r w:rsidR="00427DB0" w:rsidRPr="00672FF4">
        <w:rPr>
          <w:szCs w:val="24"/>
        </w:rPr>
        <w:t>entury Jeru</w:t>
      </w:r>
      <w:r w:rsidR="00CF25A7" w:rsidRPr="00672FF4">
        <w:rPr>
          <w:szCs w:val="24"/>
        </w:rPr>
        <w:t xml:space="preserve">salem </w:t>
      </w:r>
      <w:r w:rsidR="00427DB0" w:rsidRPr="00672FF4">
        <w:rPr>
          <w:szCs w:val="24"/>
        </w:rPr>
        <w:t>had fasted and prayed for forty days to be spared from the Roman general Titus.  Say that on day 40, Titus was</w:t>
      </w:r>
      <w:r w:rsidR="00427DB0">
        <w:t xml:space="preserve"> struck and killed by a </w:t>
      </w:r>
      <w:r w:rsidR="00427DB0" w:rsidRPr="001E35E4">
        <w:t>meteorite</w:t>
      </w:r>
      <w:r w:rsidR="00427DB0">
        <w:t xml:space="preserve">.  Was this a miracle?  Although those in Jerusalem would have described it that way, it might merely have been a marvel.  God </w:t>
      </w:r>
      <w:r w:rsidR="00427DB0" w:rsidRPr="001E35E4">
        <w:t>might have foreseen th</w:t>
      </w:r>
      <w:r w:rsidR="00427DB0">
        <w:t>ese prayers</w:t>
      </w:r>
      <w:r w:rsidR="00427DB0" w:rsidRPr="001E35E4">
        <w:t xml:space="preserve"> and </w:t>
      </w:r>
      <w:r w:rsidR="00427DB0">
        <w:t xml:space="preserve">put this </w:t>
      </w:r>
      <w:r w:rsidR="00427DB0" w:rsidRPr="001E35E4">
        <w:t xml:space="preserve">meteor </w:t>
      </w:r>
      <w:r w:rsidR="00427DB0">
        <w:t xml:space="preserve">in motion at </w:t>
      </w:r>
      <w:r w:rsidR="00427DB0" w:rsidRPr="001E35E4">
        <w:t>creation so that it would land on Titus</w:t>
      </w:r>
      <w:r w:rsidR="00427DB0">
        <w:t xml:space="preserve"> at the appointed time</w:t>
      </w:r>
      <w:r w:rsidR="007E5251">
        <w:t>—no intervention required.</w:t>
      </w:r>
      <w:ins w:id="17" w:author="Windows User" w:date="2014-07-03T14:04:00Z">
        <w:r w:rsidR="00950674">
          <w:t xml:space="preserve"> (</w:t>
        </w:r>
      </w:ins>
      <w:ins w:id="18" w:author="Windows User" w:date="2014-07-18T12:03:00Z">
        <w:r w:rsidR="00950674">
          <w:t xml:space="preserve">Such </w:t>
        </w:r>
      </w:ins>
      <w:ins w:id="19" w:author="Windows User" w:date="2014-07-18T12:04:00Z">
        <w:r w:rsidR="00950674">
          <w:t>well-timed “marvels”</w:t>
        </w:r>
      </w:ins>
      <w:ins w:id="20" w:author="Windows User" w:date="2014-07-03T14:04:00Z">
        <w:r w:rsidR="0088175A">
          <w:t xml:space="preserve"> are sometimes called acts of </w:t>
        </w:r>
      </w:ins>
      <w:ins w:id="21" w:author="Windows User" w:date="2014-07-03T14:05:00Z">
        <w:r w:rsidR="0088175A">
          <w:lastRenderedPageBreak/>
          <w:t>“extraordinary providence.”</w:t>
        </w:r>
      </w:ins>
      <w:ins w:id="22" w:author="Windows User" w:date="2014-07-03T14:21:00Z">
        <w:r w:rsidR="00746B17">
          <w:t xml:space="preserve"> This is in contrast to “ordinary providence”—providing rain and sunshine</w:t>
        </w:r>
        <w:r w:rsidR="00CB40F6">
          <w:t xml:space="preserve"> and a fruitful e</w:t>
        </w:r>
      </w:ins>
      <w:ins w:id="23" w:author="Windows User" w:date="2014-07-03T14:22:00Z">
        <w:r w:rsidR="00CB40F6">
          <w:t>arth</w:t>
        </w:r>
      </w:ins>
      <w:ins w:id="24" w:author="Windows User" w:date="2014-07-18T12:03:00Z">
        <w:r w:rsidR="00950674">
          <w:t xml:space="preserve"> [Mt. 5:45; Ac. 14:17]</w:t>
        </w:r>
      </w:ins>
      <w:ins w:id="25" w:author="Windows User" w:date="2014-07-03T14:22:00Z">
        <w:r w:rsidR="00CB40F6">
          <w:t xml:space="preserve">—and to “miracle,” which </w:t>
        </w:r>
      </w:ins>
      <w:ins w:id="26" w:author="Windows User" w:date="2014-07-03T14:23:00Z">
        <w:r w:rsidR="00CB40F6">
          <w:t xml:space="preserve">is </w:t>
        </w:r>
      </w:ins>
      <w:ins w:id="27" w:author="Windows User" w:date="2014-07-03T14:22:00Z">
        <w:r w:rsidR="00CB40F6">
          <w:t>discuss</w:t>
        </w:r>
      </w:ins>
      <w:ins w:id="28" w:author="Windows User" w:date="2014-07-03T14:23:00Z">
        <w:r w:rsidR="00CB40F6">
          <w:t>ed</w:t>
        </w:r>
      </w:ins>
      <w:ins w:id="29" w:author="Windows User" w:date="2014-07-03T14:22:00Z">
        <w:r w:rsidR="00CB40F6">
          <w:t xml:space="preserve"> below.</w:t>
        </w:r>
      </w:ins>
      <w:ins w:id="30" w:author="Windows User" w:date="2014-07-03T14:05:00Z">
        <w:r w:rsidR="0088175A">
          <w:t>)</w:t>
        </w:r>
      </w:ins>
    </w:p>
    <w:p w14:paraId="7B0018A2" w14:textId="77777777" w:rsidR="00626C5F" w:rsidRDefault="004664D0" w:rsidP="00A37A58">
      <w:pPr>
        <w:pStyle w:val="StyleBodyTextTimesNewRoman"/>
      </w:pPr>
      <w:r>
        <w:t>While s</w:t>
      </w:r>
      <w:r w:rsidR="00647CC2">
        <w:t>ome events and aspects of design in nature can be accounted</w:t>
      </w:r>
      <w:r w:rsidR="003D3808">
        <w:t xml:space="preserve"> as</w:t>
      </w:r>
      <w:r w:rsidR="00647CC2">
        <w:t xml:space="preserve"> marvels</w:t>
      </w:r>
      <w:r>
        <w:t xml:space="preserve">, this is not the case for </w:t>
      </w:r>
      <w:r w:rsidR="000526EC">
        <w:t>many biblical miracles.</w:t>
      </w:r>
      <w:r w:rsidR="00626C5F">
        <w:t xml:space="preserve">  As N.</w:t>
      </w:r>
      <w:ins w:id="31" w:author="Christopher L. Reese" w:date="2015-03-14T19:37:00Z">
        <w:r w:rsidR="00C04700">
          <w:t xml:space="preserve"> </w:t>
        </w:r>
      </w:ins>
      <w:r w:rsidR="00626C5F">
        <w:t xml:space="preserve">T. </w:t>
      </w:r>
      <w:r w:rsidR="000526EC">
        <w:t xml:space="preserve">Wright has often remarked, </w:t>
      </w:r>
      <w:r>
        <w:t xml:space="preserve">for example, </w:t>
      </w:r>
      <w:r w:rsidR="000526EC">
        <w:t>ancient people knew that dead people stay dead</w:t>
      </w:r>
      <w:r w:rsidR="00626C5F">
        <w:t xml:space="preserve">.  </w:t>
      </w:r>
      <w:r>
        <w:t xml:space="preserve">The raising of </w:t>
      </w:r>
      <w:r w:rsidR="000526EC">
        <w:t>Lazarus</w:t>
      </w:r>
      <w:r w:rsidR="00626C5F">
        <w:t xml:space="preserve"> </w:t>
      </w:r>
      <w:r>
        <w:t xml:space="preserve">required </w:t>
      </w:r>
      <w:r w:rsidR="000526EC">
        <w:t>God</w:t>
      </w:r>
      <w:r w:rsidR="00626C5F">
        <w:t xml:space="preserve"> </w:t>
      </w:r>
      <w:r>
        <w:t>to</w:t>
      </w:r>
      <w:r w:rsidR="00626C5F">
        <w:t xml:space="preserve"> </w:t>
      </w:r>
      <w:r w:rsidR="000526EC">
        <w:t>intervene.</w:t>
      </w:r>
      <w:r w:rsidR="00626C5F">
        <w:t xml:space="preserve">  The same is true for many purported answers to prayer through the centuries.</w:t>
      </w:r>
      <w:del w:id="32" w:author="Windows User" w:date="2014-07-18T13:08:00Z">
        <w:r w:rsidR="00626C5F" w:rsidDel="00313573">
          <w:delText xml:space="preserve">  </w:delText>
        </w:r>
        <w:r w:rsidR="007560FF" w:rsidRPr="003068BE" w:rsidDel="00313573">
          <w:rPr>
            <w:strike/>
            <w:rPrChange w:id="33" w:author="Jeff Koperski" w:date="2014-07-18T12:52:00Z">
              <w:rPr/>
            </w:rPrChange>
          </w:rPr>
          <w:delText xml:space="preserve">The </w:delText>
        </w:r>
        <w:r w:rsidR="00626C5F" w:rsidRPr="003068BE" w:rsidDel="00313573">
          <w:rPr>
            <w:strike/>
            <w:rPrChange w:id="34" w:author="Jeff Koperski" w:date="2014-07-18T12:52:00Z">
              <w:rPr/>
            </w:rPrChange>
          </w:rPr>
          <w:delText xml:space="preserve">majority of the </w:delText>
        </w:r>
        <w:r w:rsidR="000526EC" w:rsidRPr="003068BE" w:rsidDel="00313573">
          <w:rPr>
            <w:strike/>
            <w:rPrChange w:id="35" w:author="Jeff Koperski" w:date="2014-07-18T12:52:00Z">
              <w:rPr/>
            </w:rPrChange>
          </w:rPr>
          <w:delText>Christian community</w:delText>
        </w:r>
        <w:r w:rsidR="007560FF" w:rsidRPr="003068BE" w:rsidDel="00313573">
          <w:rPr>
            <w:strike/>
            <w:rPrChange w:id="36" w:author="Jeff Koperski" w:date="2014-07-18T12:52:00Z">
              <w:rPr/>
            </w:rPrChange>
          </w:rPr>
          <w:delText xml:space="preserve"> today still believes that </w:delText>
        </w:r>
        <w:r w:rsidR="000526EC" w:rsidRPr="003068BE" w:rsidDel="00313573">
          <w:rPr>
            <w:strike/>
            <w:rPrChange w:id="37" w:author="Jeff Koperski" w:date="2014-07-18T12:52:00Z">
              <w:rPr/>
            </w:rPrChange>
          </w:rPr>
          <w:delText xml:space="preserve">miracles occur </w:delText>
        </w:r>
        <w:r w:rsidR="00A37A58" w:rsidRPr="003068BE" w:rsidDel="00313573">
          <w:rPr>
            <w:strike/>
            <w:rPrChange w:id="38" w:author="Jeff Koperski" w:date="2014-07-18T12:52:00Z">
              <w:rPr/>
            </w:rPrChange>
          </w:rPr>
          <w:delText>requir</w:delText>
        </w:r>
        <w:r w:rsidR="003D3808" w:rsidRPr="003068BE" w:rsidDel="00313573">
          <w:rPr>
            <w:strike/>
            <w:rPrChange w:id="39" w:author="Jeff Koperski" w:date="2014-07-18T12:52:00Z">
              <w:rPr/>
            </w:rPrChange>
          </w:rPr>
          <w:delText>ing</w:delText>
        </w:r>
        <w:r w:rsidR="00A37A58" w:rsidRPr="003068BE" w:rsidDel="00313573">
          <w:rPr>
            <w:strike/>
            <w:rPrChange w:id="40" w:author="Jeff Koperski" w:date="2014-07-18T12:52:00Z">
              <w:rPr/>
            </w:rPrChange>
          </w:rPr>
          <w:delText xml:space="preserve"> </w:delText>
        </w:r>
        <w:r w:rsidR="000526EC" w:rsidRPr="003068BE" w:rsidDel="00313573">
          <w:rPr>
            <w:strike/>
            <w:rPrChange w:id="41" w:author="Jeff Koperski" w:date="2014-07-18T12:52:00Z">
              <w:rPr/>
            </w:rPrChange>
          </w:rPr>
          <w:delText>some sort of divine intervention within the natural order</w:delText>
        </w:r>
        <w:r w:rsidR="00626C5F" w:rsidRPr="003068BE" w:rsidDel="00313573">
          <w:rPr>
            <w:strike/>
            <w:rPrChange w:id="42" w:author="Jeff Koperski" w:date="2014-07-18T12:52:00Z">
              <w:rPr/>
            </w:rPrChange>
          </w:rPr>
          <w:delText>.</w:delText>
        </w:r>
      </w:del>
      <w:r w:rsidR="00A37A58">
        <w:t xml:space="preserve">  </w:t>
      </w:r>
      <w:ins w:id="43" w:author="Jeff Koperski" w:date="2014-07-18T12:51:00Z">
        <w:r w:rsidR="009049C2">
          <w:t>M</w:t>
        </w:r>
      </w:ins>
      <w:ins w:id="44" w:author="Jeff Koperski" w:date="2014-07-18T12:49:00Z">
        <w:r w:rsidR="00296465">
          <w:t xml:space="preserve">iracles in the New Testament, throughout church history, and across the world in our own day have been ably documented in Craig Keener’s two-volume </w:t>
        </w:r>
        <w:r w:rsidR="00296465">
          <w:rPr>
            <w:i/>
          </w:rPr>
          <w:t>Miracles</w:t>
        </w:r>
        <w:r w:rsidR="00296465">
          <w:t xml:space="preserve"> (Keener 2011).</w:t>
        </w:r>
      </w:ins>
      <w:ins w:id="45" w:author="Jeff Koperski" w:date="2014-07-18T12:52:00Z">
        <w:r w:rsidR="009049C2">
          <w:t xml:space="preserve">  </w:t>
        </w:r>
      </w:ins>
      <w:ins w:id="46" w:author="Jeff Koperski" w:date="2014-07-18T12:55:00Z">
        <w:r w:rsidR="003068BE">
          <w:t>With this in mind</w:t>
        </w:r>
      </w:ins>
      <w:del w:id="47" w:author="Windows User" w:date="2014-07-18T13:07:00Z">
        <w:r w:rsidR="00A37A58" w:rsidRPr="003068BE" w:rsidDel="004050F3">
          <w:rPr>
            <w:strike/>
            <w:rPrChange w:id="48" w:author="Jeff Koperski" w:date="2014-07-18T12:55:00Z">
              <w:rPr/>
            </w:rPrChange>
          </w:rPr>
          <w:delText>Given the biblical support</w:delText>
        </w:r>
      </w:del>
      <w:r w:rsidR="00A37A58">
        <w:t xml:space="preserve">, I take interventionist divine action to be the </w:t>
      </w:r>
      <w:r w:rsidR="00626C5F">
        <w:t>default position</w:t>
      </w:r>
      <w:r w:rsidR="00A37A58">
        <w:t xml:space="preserve"> in this debate</w:t>
      </w:r>
      <w:r w:rsidR="00626C5F">
        <w:t xml:space="preserve">.  </w:t>
      </w:r>
      <w:r w:rsidR="00A37A58">
        <w:t>The b</w:t>
      </w:r>
      <w:r w:rsidR="00626C5F">
        <w:t>urden of proof is on the noninterventionist.</w:t>
      </w:r>
      <w:r w:rsidR="00A37A58">
        <w:t xml:space="preserve">  Therefore, </w:t>
      </w:r>
      <w:r w:rsidR="00626C5F">
        <w:t xml:space="preserve">instead </w:t>
      </w:r>
      <w:ins w:id="49" w:author="Christopher L. Reese" w:date="2015-03-14T19:39:00Z">
        <w:r w:rsidR="00C04700">
          <w:t xml:space="preserve">of </w:t>
        </w:r>
      </w:ins>
      <w:r w:rsidR="00A37A58">
        <w:t xml:space="preserve">presenting </w:t>
      </w:r>
      <w:r w:rsidR="00626C5F">
        <w:t>positive arguments in favor</w:t>
      </w:r>
      <w:r w:rsidR="00A37A58">
        <w:t xml:space="preserve"> of this view</w:t>
      </w:r>
      <w:r w:rsidR="00626C5F">
        <w:t xml:space="preserve">, </w:t>
      </w:r>
      <w:r w:rsidR="00A37A58">
        <w:t xml:space="preserve">let’s consider some </w:t>
      </w:r>
      <w:r w:rsidR="00626C5F">
        <w:t>noninterventionist objections.</w:t>
      </w:r>
    </w:p>
    <w:p w14:paraId="4DBE05F2" w14:textId="77777777" w:rsidR="00A37A58" w:rsidRPr="00CD2842" w:rsidRDefault="00A37A58" w:rsidP="00A37A58">
      <w:pPr>
        <w:pStyle w:val="StyleBodyTextTimesNewRoman"/>
      </w:pPr>
      <w:bookmarkStart w:id="50" w:name="alpha"/>
      <w:bookmarkEnd w:id="50"/>
      <w:r w:rsidRPr="00CD2842">
        <w:rPr>
          <w:u w:val="single"/>
        </w:rPr>
        <w:t xml:space="preserve">A. </w:t>
      </w:r>
      <w:r w:rsidR="00017625">
        <w:rPr>
          <w:u w:val="single"/>
        </w:rPr>
        <w:t>I</w:t>
      </w:r>
      <w:r w:rsidR="00626C5F" w:rsidRPr="00CD2842">
        <w:rPr>
          <w:u w:val="single"/>
        </w:rPr>
        <w:t>ncompeten</w:t>
      </w:r>
      <w:ins w:id="51" w:author="Christopher L. Reese" w:date="2015-03-14T19:43:00Z">
        <w:r w:rsidR="00B45542">
          <w:rPr>
            <w:u w:val="single"/>
          </w:rPr>
          <w:t>t</w:t>
        </w:r>
      </w:ins>
      <w:del w:id="52" w:author="Christopher L. Reese" w:date="2015-03-14T19:43:00Z">
        <w:r w:rsidR="00017625" w:rsidDel="00B45542">
          <w:rPr>
            <w:u w:val="single"/>
          </w:rPr>
          <w:delText>ce</w:delText>
        </w:r>
      </w:del>
      <w:r w:rsidRPr="00CD2842">
        <w:rPr>
          <w:u w:val="single"/>
        </w:rPr>
        <w:t>.</w:t>
      </w:r>
      <w:r w:rsidR="00CD2842">
        <w:t xml:space="preserve">  A powerful analogy presented by the German philosopher </w:t>
      </w:r>
      <w:r w:rsidR="003D3808">
        <w:t xml:space="preserve">Gottfried </w:t>
      </w:r>
      <w:r w:rsidR="00CD2842">
        <w:t>Leibniz has long shaped this debate.</w:t>
      </w:r>
      <w:r w:rsidR="00017625">
        <w:t xml:space="preserve">  While Isaac Newton</w:t>
      </w:r>
      <w:r w:rsidR="0026187B">
        <w:t xml:space="preserve"> and others allowed for divine intervention in nature,</w:t>
      </w:r>
      <w:r w:rsidR="006C3143">
        <w:t xml:space="preserve"> Leibniz argued that an omniscient deity would not act that way:</w:t>
      </w:r>
      <w:r w:rsidR="0026187B">
        <w:t xml:space="preserve"> </w:t>
      </w:r>
      <w:r w:rsidR="00017625">
        <w:t xml:space="preserve"> </w:t>
      </w:r>
    </w:p>
    <w:p w14:paraId="0DF701F0" w14:textId="4A12B572" w:rsidR="00626C5F" w:rsidRDefault="00626C5F" w:rsidP="0026187B">
      <w:pPr>
        <w:pStyle w:val="Blockquote"/>
      </w:pPr>
      <w:r>
        <w:t xml:space="preserve">According to </w:t>
      </w:r>
      <w:r w:rsidR="003D3808">
        <w:t>[the Newtonian]</w:t>
      </w:r>
      <w:r>
        <w:t xml:space="preserve"> doctrine, God </w:t>
      </w:r>
      <w:r w:rsidR="00A81D12">
        <w:t>Almighty</w:t>
      </w:r>
      <w:r>
        <w:t xml:space="preserve"> wants to wind up his watch from time to time:  otherwise it would cease to move.  He had not, it seems, sufficient foresight to make it a perpetual motion.  Nay, the machine of God’s making is so imperfect, according to these gentlemen</w:t>
      </w:r>
      <w:ins w:id="53" w:author="Christopher L. Reese" w:date="2015-03-14T19:42:00Z">
        <w:r w:rsidR="009F6E70">
          <w:t>,</w:t>
        </w:r>
      </w:ins>
      <w:del w:id="54" w:author="Christopher L. Reese" w:date="2015-03-14T19:42:00Z">
        <w:r w:rsidDel="009F6E70">
          <w:delText>;</w:delText>
        </w:r>
      </w:del>
      <w:r>
        <w:t xml:space="preserve"> that he is obliged to clean it now and then by an extraordinary concourse, and even to mend it, as a clockmaker mends his work</w:t>
      </w:r>
      <w:r w:rsidR="005B3EED">
        <w:t xml:space="preserve">. . . .  </w:t>
      </w:r>
      <w:r w:rsidR="00FD2DB0">
        <w:fldChar w:fldCharType="begin"/>
      </w:r>
      <w:ins w:id="55" w:author="Jeffrey Koperski" w:date="2017-04-01T11:02:00Z">
        <w:r w:rsidR="0076757C">
          <w:instrText xml:space="preserve"> ADDIN ZOTERO_ITEM {"citationID":"2jip432cg","properties":{"formattedCitation":"{\\rtf (Leibniz and Clarke [1717] 1956, 11\\uc0\\u8211{}12)}","plainCitation":"(Leibniz and Clarke [1717] 1956, 11–12)"},"citationItems":[{"id":318,"uris":["http://zotero.org/users/295616/items/JVQ7RZVR"],"uri":["http://zotero.org/users/295616/items/JVQ7RZVR"],"locator":"11-12","label":"page"}]} </w:instrText>
        </w:r>
      </w:ins>
      <w:del w:id="56" w:author="Jeffrey Koperski" w:date="2017-04-01T11:02:00Z">
        <w:r w:rsidR="00E20DBE" w:rsidDel="0076757C">
          <w:delInstrText xml:space="preserve"> ADDIN ZOTERO_ITEM {"citationID":"2jip432cg","properties":{"formattedCitation":"{\\rtf (Leibniz and Clarke 1956, 11\\uc0\\u8211{}12)}","plainCitation":"(Leibniz and Clarke 1956, 11–12)"},"citationItems":[{"id":225,"uris":["http://zotero.org/users/295616/items/JVQ7RZVR"],"uri":["http://zotero.org/users/295616/items/JVQ7RZVR"],"locator":"11-12","label":"page"}]} </w:delInstrText>
        </w:r>
      </w:del>
      <w:r w:rsidR="00FD2DB0">
        <w:fldChar w:fldCharType="separate"/>
      </w:r>
      <w:ins w:id="57" w:author="Jeffrey Koperski" w:date="2017-04-01T11:02:00Z">
        <w:r w:rsidR="0076757C" w:rsidRPr="0076757C">
          <w:rPr>
            <w:szCs w:val="24"/>
            <w:rPrChange w:id="58" w:author="Jeffrey Koperski" w:date="2017-04-01T11:02:00Z">
              <w:rPr>
                <w:sz w:val="24"/>
                <w:szCs w:val="24"/>
              </w:rPr>
            </w:rPrChange>
          </w:rPr>
          <w:t>(Leibniz and Clarke [1717] 1956, 11–12)</w:t>
        </w:r>
      </w:ins>
      <w:del w:id="59" w:author="Jeffrey Koperski" w:date="2017-04-01T11:02:00Z">
        <w:r w:rsidR="00E20DBE" w:rsidRPr="00E20DBE" w:rsidDel="0076757C">
          <w:rPr>
            <w:szCs w:val="24"/>
          </w:rPr>
          <w:delText>(Leibniz and Clarke 1956, 11–12)</w:delText>
        </w:r>
      </w:del>
      <w:r w:rsidR="00FD2DB0">
        <w:rPr>
          <w:szCs w:val="24"/>
        </w:rPr>
        <w:fldChar w:fldCharType="end"/>
      </w:r>
    </w:p>
    <w:p w14:paraId="581212AD" w14:textId="77777777" w:rsidR="003D3808" w:rsidRDefault="006C3143" w:rsidP="00C23BB6">
      <w:pPr>
        <w:pStyle w:val="Afterblockquote"/>
      </w:pPr>
      <w:r>
        <w:t xml:space="preserve">In other words, </w:t>
      </w:r>
      <w:r w:rsidR="005B3EED">
        <w:t xml:space="preserve">an omniscient and omnipotent deity </w:t>
      </w:r>
      <w:ins w:id="60" w:author="Windows User" w:date="2014-07-03T14:10:00Z">
        <w:r w:rsidR="0088175A">
          <w:t xml:space="preserve">would </w:t>
        </w:r>
      </w:ins>
      <w:r w:rsidR="005B3EED">
        <w:t>have gotten it right in the first place</w:t>
      </w:r>
      <w:r w:rsidR="00446DD6">
        <w:t>.</w:t>
      </w:r>
      <w:r w:rsidR="005B3EED">
        <w:t xml:space="preserve">  An infinite clockmaker</w:t>
      </w:r>
      <w:r w:rsidR="00425A46">
        <w:t>, says Leibniz,</w:t>
      </w:r>
      <w:r w:rsidR="005B3EED">
        <w:t xml:space="preserve"> would make a clock that would keep perfect time forever</w:t>
      </w:r>
      <w:r w:rsidR="00C23BB6">
        <w:t xml:space="preserve"> without winding or making adjustments.  </w:t>
      </w:r>
      <w:r w:rsidR="00425A46">
        <w:t xml:space="preserve">The same goes for the universe as a whole.  </w:t>
      </w:r>
      <w:r>
        <w:t xml:space="preserve">A god who needs to intervene in nature from time to time would be incompetent.  </w:t>
      </w:r>
      <w:r w:rsidR="00C23BB6">
        <w:t>To</w:t>
      </w:r>
      <w:r w:rsidR="00626C5F">
        <w:t xml:space="preserve"> think as the Newtonians do is to “have a very mean notion of the wisdom and power of God.”</w:t>
      </w:r>
      <w:r w:rsidR="003D3808">
        <w:t xml:space="preserve">  </w:t>
      </w:r>
    </w:p>
    <w:p w14:paraId="4863636B" w14:textId="77777777" w:rsidR="009674AA" w:rsidRDefault="00626C5F" w:rsidP="00F07941">
      <w:pPr>
        <w:pStyle w:val="StyleBodyTextTimesNewRoman"/>
      </w:pPr>
      <w:r w:rsidRPr="00C23BB6">
        <w:rPr>
          <w:u w:val="single"/>
        </w:rPr>
        <w:t>B. Inconsistent</w:t>
      </w:r>
      <w:r w:rsidR="00C23BB6">
        <w:rPr>
          <w:u w:val="single"/>
        </w:rPr>
        <w:t>.</w:t>
      </w:r>
      <w:r w:rsidR="00C23BB6" w:rsidRPr="00C23BB6">
        <w:t xml:space="preserve">  </w:t>
      </w:r>
      <w:r w:rsidR="00E2266D">
        <w:t>Since the 1</w:t>
      </w:r>
      <w:r w:rsidR="00382DB3">
        <w:t>7</w:t>
      </w:r>
      <w:r w:rsidR="00E2266D" w:rsidRPr="00F07941">
        <w:rPr>
          <w:vertAlign w:val="superscript"/>
        </w:rPr>
        <w:t>th</w:t>
      </w:r>
      <w:r w:rsidR="00E2266D">
        <w:t xml:space="preserve"> century, </w:t>
      </w:r>
      <w:r w:rsidR="00F07941">
        <w:t>t</w:t>
      </w:r>
      <w:r w:rsidR="00A81D12">
        <w:t xml:space="preserve">heists </w:t>
      </w:r>
      <w:r w:rsidR="00B33375">
        <w:t>have</w:t>
      </w:r>
      <w:r w:rsidR="00F07941">
        <w:t xml:space="preserve"> widely</w:t>
      </w:r>
      <w:r w:rsidR="00B33375">
        <w:t xml:space="preserve"> believed that God set the laws of nature in place and continues to uphold them.</w:t>
      </w:r>
      <w:r w:rsidR="00E2266D">
        <w:t xml:space="preserve">  This presents a problem for divine intervention.</w:t>
      </w:r>
      <w:r w:rsidR="00B33375">
        <w:t xml:space="preserve">  </w:t>
      </w:r>
      <w:r w:rsidR="00A81D12">
        <w:t>Noninterventionists argue that</w:t>
      </w:r>
      <w:r w:rsidR="00B33375">
        <w:t xml:space="preserve"> it would be inconsistent for God to intervene in nature and thereby violate</w:t>
      </w:r>
      <w:r w:rsidR="00F07941">
        <w:t xml:space="preserve"> the very laws he </w:t>
      </w:r>
      <w:r w:rsidR="001C79E6">
        <w:t xml:space="preserve">previously </w:t>
      </w:r>
      <w:r w:rsidR="00F07941">
        <w:t>ordained</w:t>
      </w:r>
      <w:r w:rsidR="00E20DBE">
        <w:t xml:space="preserve">.  </w:t>
      </w:r>
      <w:r w:rsidR="009674AA">
        <w:t xml:space="preserve">If God had wanted some event to happen, he could </w:t>
      </w:r>
      <w:r w:rsidR="009674AA">
        <w:lastRenderedPageBreak/>
        <w:t>have structured the laws to bring it about</w:t>
      </w:r>
      <w:r w:rsidR="00892E5B">
        <w:t xml:space="preserve"> or changed the initial conditions at creation</w:t>
      </w:r>
      <w:r w:rsidR="009674AA">
        <w:t xml:space="preserve">.  To </w:t>
      </w:r>
      <w:r w:rsidR="00851BF3">
        <w:t>implement</w:t>
      </w:r>
      <w:r w:rsidR="009674AA">
        <w:t xml:space="preserve"> and then break his own laws would involve a kind of divine schizophrenia.</w:t>
      </w:r>
      <w:r w:rsidR="00504803">
        <w:t xml:space="preserve">  Hence, God does not violate the decrees that we recognize as natural law</w:t>
      </w:r>
      <w:ins w:id="61" w:author="Windows User" w:date="2014-07-03T14:11:00Z">
        <w:r w:rsidR="0088175A">
          <w:t>s</w:t>
        </w:r>
      </w:ins>
      <w:r w:rsidR="00504803">
        <w:t>.</w:t>
      </w:r>
    </w:p>
    <w:p w14:paraId="27E9E148" w14:textId="77777777" w:rsidR="00BE7A51" w:rsidRDefault="004E50E1" w:rsidP="00BE7A51">
      <w:pPr>
        <w:pStyle w:val="StyleBodyTextTimesNewRoman"/>
      </w:pPr>
      <w:r>
        <w:rPr>
          <w:u w:val="single"/>
        </w:rPr>
        <w:t>C</w:t>
      </w:r>
      <w:r w:rsidR="006C11D8" w:rsidRPr="00C23BB6">
        <w:rPr>
          <w:u w:val="single"/>
        </w:rPr>
        <w:t xml:space="preserve">. </w:t>
      </w:r>
      <w:r w:rsidR="006C11D8">
        <w:rPr>
          <w:u w:val="single"/>
        </w:rPr>
        <w:t>God-of-the-gaps.</w:t>
      </w:r>
      <w:r w:rsidR="00775F03">
        <w:t xml:space="preserve">  Newton’s theory of gravitation is “universal” in the sense that i</w:t>
      </w:r>
      <w:r w:rsidR="00892E5B">
        <w:t>t</w:t>
      </w:r>
      <w:r w:rsidR="00775F03">
        <w:t xml:space="preserve"> applies to every</w:t>
      </w:r>
      <w:del w:id="62" w:author="Windows User" w:date="2014-07-18T13:08:00Z">
        <w:r w:rsidR="004A2000" w:rsidDel="00313573">
          <w:delText xml:space="preserve"> </w:delText>
        </w:r>
      </w:del>
      <w:r w:rsidR="004A2000">
        <w:t xml:space="preserve">body </w:t>
      </w:r>
      <w:r w:rsidR="00775F03">
        <w:t xml:space="preserve">in the universe.  Why then, Newton wondered, don’t we observe stars falling toward one another over long periods of time?  </w:t>
      </w:r>
      <w:r w:rsidR="00A71170">
        <w:t>After all, t</w:t>
      </w:r>
      <w:r w:rsidR="00775F03">
        <w:t>hey attract each other.  Why don’t they move?</w:t>
      </w:r>
      <w:r w:rsidR="00BE7A51">
        <w:t xml:space="preserve">  His answer was that God intervenes in order to keep the stars in place (</w:t>
      </w:r>
      <w:proofErr w:type="spellStart"/>
      <w:r w:rsidR="00775F03" w:rsidRPr="00BE7A51">
        <w:rPr>
          <w:i/>
        </w:rPr>
        <w:t>Opticks</w:t>
      </w:r>
      <w:proofErr w:type="spellEnd"/>
      <w:r w:rsidR="00775F03">
        <w:t xml:space="preserve">, Query </w:t>
      </w:r>
      <w:commentRangeStart w:id="63"/>
      <w:r w:rsidR="00775F03">
        <w:t>31</w:t>
      </w:r>
      <w:commentRangeEnd w:id="63"/>
      <w:r w:rsidR="003C02B7">
        <w:rPr>
          <w:rStyle w:val="CommentReference"/>
          <w:rFonts w:ascii="CG Times" w:hAnsi="CG Times"/>
          <w:kern w:val="0"/>
        </w:rPr>
        <w:commentReference w:id="63"/>
      </w:r>
      <w:r w:rsidR="00BE7A51">
        <w:t>).</w:t>
      </w:r>
      <w:r w:rsidR="00775F03">
        <w:t xml:space="preserve"> </w:t>
      </w:r>
      <w:r w:rsidR="00BE7A51">
        <w:t xml:space="preserve"> In time, of course, a nat</w:t>
      </w:r>
      <w:r w:rsidR="00A71170">
        <w:t>uralistic explanation was found and there was no need to posit divine intervention</w:t>
      </w:r>
      <w:r w:rsidR="00892E5B">
        <w:t xml:space="preserve"> to account for the fixed stars</w:t>
      </w:r>
      <w:r w:rsidR="00A71170">
        <w:t xml:space="preserve">. </w:t>
      </w:r>
    </w:p>
    <w:p w14:paraId="52743FBA" w14:textId="77777777" w:rsidR="009466AD" w:rsidRDefault="00BE7A51" w:rsidP="00DA6FF9">
      <w:pPr>
        <w:pStyle w:val="StyleBodyTextTimesNewRoman"/>
      </w:pPr>
      <w:r>
        <w:t xml:space="preserve">Newton’s explanation is an example of what is now called </w:t>
      </w:r>
      <w:r w:rsidR="00892E5B">
        <w:t>“</w:t>
      </w:r>
      <w:r>
        <w:t>God-of-the-gaps reasoning</w:t>
      </w:r>
      <w:r w:rsidR="00892E5B">
        <w:t>”</w:t>
      </w:r>
      <w:r w:rsidR="002A3984">
        <w:t xml:space="preserve">:  </w:t>
      </w:r>
      <w:r>
        <w:t>W</w:t>
      </w:r>
      <w:r w:rsidR="002A3984">
        <w:t xml:space="preserve">hen a </w:t>
      </w:r>
      <w:r>
        <w:t>given phenomen</w:t>
      </w:r>
      <w:r w:rsidR="002A3984">
        <w:t>on doesn’t seem possible according to our</w:t>
      </w:r>
      <w:r w:rsidR="00014CD1">
        <w:t xml:space="preserve"> </w:t>
      </w:r>
      <w:r w:rsidR="002A3984">
        <w:t xml:space="preserve">best theories, one infers that God is </w:t>
      </w:r>
      <w:r w:rsidR="00014CD1">
        <w:t>responsible</w:t>
      </w:r>
      <w:r w:rsidR="00135C97">
        <w:t>, thus filling the gap in our understanding</w:t>
      </w:r>
      <w:r w:rsidR="002A3984">
        <w:t xml:space="preserve">.  </w:t>
      </w:r>
      <w:r w:rsidR="00EC7547">
        <w:t xml:space="preserve">Noninterventionists argue that this same inference is used whenever divine action is invoked as an explanation.  </w:t>
      </w:r>
      <w:r w:rsidR="002A3984">
        <w:t xml:space="preserve">The problem, as the Newton example illustrates, is </w:t>
      </w:r>
      <w:r w:rsidR="00135C97">
        <w:t>when</w:t>
      </w:r>
      <w:r w:rsidR="002A3984">
        <w:t xml:space="preserve"> science </w:t>
      </w:r>
      <w:r w:rsidR="00892E5B">
        <w:t xml:space="preserve">eventually </w:t>
      </w:r>
      <w:r w:rsidR="002A3984">
        <w:t>close</w:t>
      </w:r>
      <w:r w:rsidR="00EC7547">
        <w:t>s</w:t>
      </w:r>
      <w:r w:rsidR="002A3984">
        <w:t xml:space="preserve"> the explanatory gaps</w:t>
      </w:r>
      <w:r w:rsidR="00AE373B">
        <w:t xml:space="preserve"> and </w:t>
      </w:r>
      <w:r w:rsidR="002A3984">
        <w:t>God</w:t>
      </w:r>
      <w:r w:rsidR="00AE373B">
        <w:t xml:space="preserve"> is pushed</w:t>
      </w:r>
      <w:r w:rsidR="002A3984">
        <w:t xml:space="preserve"> out.  </w:t>
      </w:r>
      <w:r w:rsidR="00EC7547">
        <w:t>Each time that God is eliminated</w:t>
      </w:r>
      <w:r w:rsidR="00AE373B">
        <w:t xml:space="preserve"> strengthens</w:t>
      </w:r>
      <w:r w:rsidR="00DA6FF9">
        <w:t xml:space="preserve"> the atheistic conclusion that </w:t>
      </w:r>
      <w:r w:rsidR="009466AD">
        <w:t xml:space="preserve">divine action is </w:t>
      </w:r>
      <w:r w:rsidR="00DA6FF9">
        <w:t xml:space="preserve">never needed to explain anything.  </w:t>
      </w:r>
      <w:r w:rsidR="00135C97">
        <w:t>“</w:t>
      </w:r>
      <w:r w:rsidR="00DA6FF9">
        <w:t>Science</w:t>
      </w:r>
      <w:r w:rsidR="00135C97">
        <w:t>,” the atheist assures us, “</w:t>
      </w:r>
      <w:r w:rsidR="00DA6FF9">
        <w:t>will plug all of the gaps</w:t>
      </w:r>
      <w:r w:rsidR="00135C97">
        <w:t xml:space="preserve"> in time</w:t>
      </w:r>
      <w:r w:rsidR="00DA6FF9">
        <w:t>.</w:t>
      </w:r>
      <w:r w:rsidR="00135C97">
        <w:t>”</w:t>
      </w:r>
      <w:r w:rsidR="00DA6FF9">
        <w:t xml:space="preserve">  Noninterventionists</w:t>
      </w:r>
      <w:r w:rsidR="009466AD">
        <w:t xml:space="preserve"> believe this argument can best be undermined by avoiding gap-reasoning in the first place.</w:t>
      </w:r>
      <w:r w:rsidR="00B01F67">
        <w:t xml:space="preserve">  Theists</w:t>
      </w:r>
      <w:r w:rsidR="004A2000">
        <w:t xml:space="preserve">, they say, </w:t>
      </w:r>
      <w:r w:rsidR="00B01F67">
        <w:t>should not appeal to divine intervention to explain phenomena that they find surprising.</w:t>
      </w:r>
    </w:p>
    <w:p w14:paraId="50BDA1BB" w14:textId="77777777" w:rsidR="00427342" w:rsidRPr="001263CA" w:rsidRDefault="004E50E1" w:rsidP="00427342">
      <w:pPr>
        <w:pStyle w:val="StyleBodyTextTimesNewRoman"/>
      </w:pPr>
      <w:r w:rsidRPr="001263CA">
        <w:rPr>
          <w:u w:val="single"/>
        </w:rPr>
        <w:t>D</w:t>
      </w:r>
      <w:r w:rsidR="00014CD1" w:rsidRPr="001263CA">
        <w:rPr>
          <w:u w:val="single"/>
        </w:rPr>
        <w:t xml:space="preserve">. </w:t>
      </w:r>
      <w:del w:id="64" w:author="Windows User" w:date="2014-07-18T12:05:00Z">
        <w:r w:rsidR="00014CD1" w:rsidRPr="001263CA" w:rsidDel="00950674">
          <w:rPr>
            <w:u w:val="single"/>
          </w:rPr>
          <w:delText xml:space="preserve">It’s </w:delText>
        </w:r>
        <w:r w:rsidR="006E59FD" w:rsidRPr="001263CA" w:rsidDel="00950674">
          <w:rPr>
            <w:u w:val="single"/>
          </w:rPr>
          <w:delText>u</w:delText>
        </w:r>
      </w:del>
      <w:ins w:id="65" w:author="Windows User" w:date="2014-07-18T12:05:00Z">
        <w:r w:rsidR="00950674">
          <w:rPr>
            <w:u w:val="single"/>
          </w:rPr>
          <w:t>U</w:t>
        </w:r>
      </w:ins>
      <w:r w:rsidR="006E59FD" w:rsidRPr="001263CA">
        <w:rPr>
          <w:u w:val="single"/>
        </w:rPr>
        <w:t>nscientific</w:t>
      </w:r>
      <w:r w:rsidR="009466AD" w:rsidRPr="001263CA">
        <w:rPr>
          <w:u w:val="single"/>
        </w:rPr>
        <w:t>.</w:t>
      </w:r>
      <w:r w:rsidR="009466AD" w:rsidRPr="001263CA">
        <w:t xml:space="preserve">  </w:t>
      </w:r>
      <w:r w:rsidR="00763CF6" w:rsidRPr="001263CA">
        <w:t>With the possible exception of quantum mechanics, w</w:t>
      </w:r>
      <w:r w:rsidR="00103ECE" w:rsidRPr="001263CA">
        <w:t>e are told,</w:t>
      </w:r>
      <w:r w:rsidR="00763CF6" w:rsidRPr="001263CA">
        <w:t xml:space="preserve"> science</w:t>
      </w:r>
      <w:r w:rsidR="00103ECE" w:rsidRPr="001263CA">
        <w:t xml:space="preserve"> has </w:t>
      </w:r>
      <w:r w:rsidR="00014CD1" w:rsidRPr="001263CA">
        <w:t xml:space="preserve">shown that physical reality is made up of an unbroken chain of natural causes.  </w:t>
      </w:r>
      <w:r w:rsidR="00016EA3" w:rsidRPr="001263CA">
        <w:t>Observations</w:t>
      </w:r>
      <w:r w:rsidR="001263CA" w:rsidRPr="001263CA">
        <w:t xml:space="preserve"> only reveal physical effects produced by physical causes.  In other words, many believe that science has prove</w:t>
      </w:r>
      <w:r w:rsidR="008230A3">
        <w:t>d</w:t>
      </w:r>
      <w:r w:rsidR="001263CA" w:rsidRPr="001263CA">
        <w:t xml:space="preserve"> the </w:t>
      </w:r>
      <w:r w:rsidR="001263CA" w:rsidRPr="001263CA">
        <w:rPr>
          <w:i/>
        </w:rPr>
        <w:t>causal closure of the physical</w:t>
      </w:r>
      <w:r w:rsidR="001263CA" w:rsidRPr="001263CA">
        <w:t xml:space="preserve">:  physical events can only be caused by earlier physical events in conjunction with the laws of nature.  </w:t>
      </w:r>
      <w:r w:rsidR="00014CD1" w:rsidRPr="001263CA">
        <w:t>Divine intervention</w:t>
      </w:r>
      <w:r w:rsidR="004A2000">
        <w:t xml:space="preserve"> is problematic because it</w:t>
      </w:r>
      <w:r w:rsidR="00014CD1" w:rsidRPr="001263CA">
        <w:t xml:space="preserve"> breaks</w:t>
      </w:r>
      <w:r w:rsidR="008230A3">
        <w:t xml:space="preserve"> the</w:t>
      </w:r>
      <w:r w:rsidR="00014CD1" w:rsidRPr="001263CA">
        <w:t xml:space="preserve"> chain</w:t>
      </w:r>
      <w:r w:rsidR="008230A3">
        <w:t xml:space="preserve"> of causation</w:t>
      </w:r>
      <w:r w:rsidR="008D692B" w:rsidRPr="001263CA">
        <w:t xml:space="preserve">.  Hence, atheists and some theists believe that </w:t>
      </w:r>
      <w:r w:rsidR="00014CD1" w:rsidRPr="001263CA">
        <w:t xml:space="preserve">miraculous intervention </w:t>
      </w:r>
      <w:r w:rsidR="006E59FD" w:rsidRPr="001263CA">
        <w:t xml:space="preserve">is contrary to </w:t>
      </w:r>
      <w:r w:rsidR="00014CD1" w:rsidRPr="001263CA">
        <w:t>scien</w:t>
      </w:r>
      <w:r w:rsidR="006E59FD" w:rsidRPr="001263CA">
        <w:t xml:space="preserve">ce. </w:t>
      </w:r>
      <w:r w:rsidR="00427342" w:rsidRPr="001263CA">
        <w:t xml:space="preserve"> In particular, </w:t>
      </w:r>
      <w:r w:rsidR="004A22B8" w:rsidRPr="001263CA">
        <w:t xml:space="preserve">God acting within the universe would </w:t>
      </w:r>
      <w:r w:rsidR="00427342" w:rsidRPr="001263CA">
        <w:t xml:space="preserve">require energy to be put into the </w:t>
      </w:r>
      <w:r w:rsidR="004A22B8" w:rsidRPr="001263CA">
        <w:t>system.  Such an act would v</w:t>
      </w:r>
      <w:r w:rsidR="00427342" w:rsidRPr="001263CA">
        <w:t>iolat</w:t>
      </w:r>
      <w:r w:rsidR="004A22B8" w:rsidRPr="001263CA">
        <w:t>e</w:t>
      </w:r>
      <w:r w:rsidR="00427342" w:rsidRPr="001263CA">
        <w:t xml:space="preserve"> the conservation of </w:t>
      </w:r>
      <w:r w:rsidR="00427342" w:rsidRPr="001263CA">
        <w:lastRenderedPageBreak/>
        <w:t>energy</w:t>
      </w:r>
      <w:r w:rsidR="004A22B8" w:rsidRPr="001263CA">
        <w:t xml:space="preserve"> and is therefore unscientific in the strongest sense:  it is an event that science has shown to be impossible.</w:t>
      </w:r>
    </w:p>
    <w:p w14:paraId="15F250A3" w14:textId="77777777" w:rsidR="00014CD1" w:rsidRDefault="006E59FD" w:rsidP="008D692B">
      <w:pPr>
        <w:pStyle w:val="StyleBodyTextTimesNewRoman"/>
      </w:pPr>
      <w:r>
        <w:t>Insofar as science is considered the gold standard of human knowledge,</w:t>
      </w:r>
      <w:r w:rsidR="003E0E13">
        <w:t xml:space="preserve"> noninterventionists believe that theis</w:t>
      </w:r>
      <w:r w:rsidR="00525FAD">
        <w:t>m</w:t>
      </w:r>
      <w:r w:rsidR="003E0E13">
        <w:t xml:space="preserve"> </w:t>
      </w:r>
      <w:r w:rsidR="00525FAD">
        <w:t>ought to avoid any conflict with science</w:t>
      </w:r>
      <w:r w:rsidR="003E0E13">
        <w:t>.  It is better, therefore, for Christians to avoid appeals to divine intervention.</w:t>
      </w:r>
    </w:p>
    <w:p w14:paraId="0C0C3E8E" w14:textId="77777777" w:rsidR="00014CD1" w:rsidRPr="00EC7AEC" w:rsidRDefault="00103ECE" w:rsidP="00014CD1">
      <w:pPr>
        <w:pStyle w:val="NormalIndent"/>
      </w:pPr>
      <w:r>
        <w:t xml:space="preserve">I believe there are good answers to each of these objections.  Let’s consider them in order.  </w:t>
      </w:r>
    </w:p>
    <w:p w14:paraId="4CC8900C" w14:textId="77777777" w:rsidR="00103ECE" w:rsidRDefault="00103ECE" w:rsidP="009B574B">
      <w:pPr>
        <w:pStyle w:val="StyleBodyTextTimesNewRoman"/>
      </w:pPr>
      <w:r>
        <w:rPr>
          <w:u w:val="single"/>
        </w:rPr>
        <w:t>A</w:t>
      </w:r>
      <w:r w:rsidRPr="00042DBA">
        <w:rPr>
          <w:u w:val="single"/>
          <w:vertAlign w:val="superscript"/>
        </w:rPr>
        <w:t>*</w:t>
      </w:r>
      <w:r w:rsidRPr="009466AD">
        <w:rPr>
          <w:u w:val="single"/>
        </w:rPr>
        <w:t xml:space="preserve">. </w:t>
      </w:r>
      <w:r>
        <w:rPr>
          <w:u w:val="single"/>
        </w:rPr>
        <w:t>Bad metaphor</w:t>
      </w:r>
      <w:r w:rsidRPr="009466AD">
        <w:rPr>
          <w:u w:val="single"/>
        </w:rPr>
        <w:t>.</w:t>
      </w:r>
      <w:r>
        <w:t xml:space="preserve">  </w:t>
      </w:r>
      <w:r w:rsidR="00042DBA">
        <w:t xml:space="preserve">Leibniz presented his clockmaker analogy at a time when the universe was considered to be a vast machine.  And it makes sense that if God were to create a machine, it would work perfectly and without maintenance.  But what if God does not view his creation like </w:t>
      </w:r>
      <w:r w:rsidR="00DB0CB1">
        <w:t>that</w:t>
      </w:r>
      <w:r w:rsidR="00042DBA">
        <w:t>?</w:t>
      </w:r>
      <w:r w:rsidR="00DB0CB1">
        <w:t xml:space="preserve">  What if God sees creation as something like a garden or perhaps a musical instrument?  In those cases, the appeal isn’t merely in the making or owning, but rather in the interaction with what has been made.  Rather than a detached deistic god, I suggest that the creative God of Christianity </w:t>
      </w:r>
      <w:r w:rsidR="009B574B">
        <w:t>loves and appreciates what he has made and takes joy in an interactive relationship with it, as he does with us.  The acts we understand as divine intervention are not the marks of incompetence, but rather creative genius.  In any case, our theology of divine action ought not be driven by a</w:t>
      </w:r>
      <w:ins w:id="66" w:author="Windows User" w:date="2014-07-03T23:23:00Z">
        <w:r w:rsidR="00FF23B1">
          <w:t xml:space="preserve"> </w:t>
        </w:r>
      </w:ins>
      <w:r w:rsidR="009B574B">
        <w:t xml:space="preserve"> 17</w:t>
      </w:r>
      <w:r w:rsidR="009B574B" w:rsidRPr="009B574B">
        <w:rPr>
          <w:vertAlign w:val="superscript"/>
        </w:rPr>
        <w:t>th</w:t>
      </w:r>
      <w:r w:rsidR="009B574B">
        <w:t xml:space="preserve"> century metaphor.</w:t>
      </w:r>
    </w:p>
    <w:p w14:paraId="454AFA9F" w14:textId="72B79A67" w:rsidR="00EE3C60" w:rsidRDefault="009B574B" w:rsidP="00B53EEB">
      <w:pPr>
        <w:pStyle w:val="StyleBodyTextTimesNewRoman"/>
      </w:pPr>
      <w:r>
        <w:rPr>
          <w:u w:val="single"/>
        </w:rPr>
        <w:t>B</w:t>
      </w:r>
      <w:r w:rsidRPr="00042DBA">
        <w:rPr>
          <w:u w:val="single"/>
          <w:vertAlign w:val="superscript"/>
        </w:rPr>
        <w:t>*</w:t>
      </w:r>
      <w:r w:rsidRPr="009466AD">
        <w:rPr>
          <w:u w:val="single"/>
        </w:rPr>
        <w:t xml:space="preserve">. </w:t>
      </w:r>
      <w:r w:rsidR="004E50E1">
        <w:rPr>
          <w:u w:val="single"/>
        </w:rPr>
        <w:t>Laws and God’s will</w:t>
      </w:r>
      <w:r w:rsidRPr="009466AD">
        <w:rPr>
          <w:u w:val="single"/>
        </w:rPr>
        <w:t>.</w:t>
      </w:r>
      <w:r>
        <w:t xml:space="preserve">  </w:t>
      </w:r>
      <w:r w:rsidR="00C335B3">
        <w:t xml:space="preserve">We ought not forget </w:t>
      </w:r>
      <w:r w:rsidR="003945EC">
        <w:t>that the idea</w:t>
      </w:r>
      <w:r w:rsidR="00D95599">
        <w:t xml:space="preserve"> that there are </w:t>
      </w:r>
      <w:r w:rsidR="003945EC">
        <w:t xml:space="preserve">laws of nature was developed within a theistic </w:t>
      </w:r>
      <w:r w:rsidR="003945EC" w:rsidRPr="000F298D">
        <w:t xml:space="preserve">framework </w:t>
      </w:r>
      <w:r w:rsidR="003945EC" w:rsidRPr="000F298D">
        <w:fldChar w:fldCharType="begin"/>
      </w:r>
      <w:ins w:id="67" w:author="Jeffrey Koperski" w:date="2017-04-01T11:02:00Z">
        <w:r w:rsidR="0076757C">
          <w:instrText xml:space="preserve"> ADDIN ZOTERO_ITEM {"citationID":"k9EHrV16","properties":{"formattedCitation":"(Koperski 2015, chap. 1)","plainCitation":"(Koperski 2015, chap. 1)"},"citationItems":[{"id":171,"uris":["http://zotero.org/users/295616/items/CESSHCKV"],"uri":["http://zotero.org/users/295616/items/CESSHCKV"],"locator":"chap. 1","label":"page"}]} </w:instrText>
        </w:r>
      </w:ins>
      <w:del w:id="68" w:author="Jeffrey Koperski" w:date="2017-04-01T11:02:00Z">
        <w:r w:rsidR="000F298D" w:rsidRPr="000F298D" w:rsidDel="0076757C">
          <w:delInstrText xml:space="preserve"> ADDIN ZOTERO_ITEM {"citationID":"k9EHrV16","properties":{"formattedCitation":"(Koperski 2014, chap. 1)","plainCitation":"(Koperski 2014, chap. 1)"},"citationItems":[{"id":525,"uris":["http://zotero.org/users/295616/items/CESSHCKV"],"uri":["http://zotero.org/users/295616/items/CESSHCKV"],"locator":"chap. 1","label":"page"}]} </w:delInstrText>
        </w:r>
      </w:del>
      <w:r w:rsidR="003945EC" w:rsidRPr="000F298D">
        <w:fldChar w:fldCharType="separate"/>
      </w:r>
      <w:ins w:id="69" w:author="Jeffrey Koperski" w:date="2017-04-01T11:02:00Z">
        <w:r w:rsidR="0076757C" w:rsidRPr="0076757C">
          <w:rPr>
            <w:rPrChange w:id="70" w:author="Jeffrey Koperski" w:date="2017-04-01T11:02:00Z">
              <w:rPr/>
            </w:rPrChange>
          </w:rPr>
          <w:t>(Koperski 2015, chap. 1)</w:t>
        </w:r>
      </w:ins>
      <w:del w:id="71" w:author="Jeffrey Koperski" w:date="2017-04-01T11:02:00Z">
        <w:r w:rsidR="000F298D" w:rsidRPr="0076757C" w:rsidDel="0076757C">
          <w:rPr>
            <w:rPrChange w:id="72" w:author="Jeffrey Koperski" w:date="2017-04-01T11:02:00Z">
              <w:rPr/>
            </w:rPrChange>
          </w:rPr>
          <w:delText>(Koperski 2014, chap. 1)</w:delText>
        </w:r>
      </w:del>
      <w:r w:rsidR="003945EC" w:rsidRPr="000F298D">
        <w:fldChar w:fldCharType="end"/>
      </w:r>
      <w:r w:rsidR="003945EC" w:rsidRPr="000F298D">
        <w:t>.</w:t>
      </w:r>
      <w:r w:rsidR="003945EC">
        <w:t xml:space="preserve">  </w:t>
      </w:r>
      <w:r w:rsidR="000F298D">
        <w:t xml:space="preserve">The claim that </w:t>
      </w:r>
      <w:r w:rsidR="00EE3C60">
        <w:t xml:space="preserve">God’s declaration of </w:t>
      </w:r>
      <w:r w:rsidR="000F298D">
        <w:t xml:space="preserve">the laws </w:t>
      </w:r>
      <w:ins w:id="73" w:author="Windows User" w:date="2014-07-18T12:07:00Z">
        <w:r w:rsidR="00950674">
          <w:t>is</w:t>
        </w:r>
      </w:ins>
      <w:del w:id="74" w:author="Windows User" w:date="2014-07-18T12:07:00Z">
        <w:r w:rsidR="000F298D" w:rsidDel="00950674">
          <w:delText>are</w:delText>
        </w:r>
      </w:del>
      <w:r w:rsidR="000F298D">
        <w:t xml:space="preserve"> in</w:t>
      </w:r>
      <w:r w:rsidR="00FA3491">
        <w:t>consistent</w:t>
      </w:r>
      <w:r w:rsidR="00450C6C">
        <w:t xml:space="preserve"> with</w:t>
      </w:r>
      <w:r w:rsidR="000F298D">
        <w:t xml:space="preserve"> special divine action would have been a great surprise to Descartes, Newton, and most of the other scientists who relied so heavily on the idea.  </w:t>
      </w:r>
      <w:r w:rsidR="00B53EEB">
        <w:t>Many agreed with Robert Boyle that while t</w:t>
      </w:r>
      <w:r w:rsidR="00103ECE">
        <w:t xml:space="preserve">he laws </w:t>
      </w:r>
      <w:ins w:id="75" w:author="Windows User" w:date="2014-07-18T12:07:00Z">
        <w:r w:rsidR="00950674">
          <w:t>are</w:t>
        </w:r>
      </w:ins>
      <w:del w:id="76" w:author="Windows User" w:date="2014-07-18T12:07:00Z">
        <w:r w:rsidR="00103ECE" w:rsidDel="00950674">
          <w:delText>where</w:delText>
        </w:r>
      </w:del>
      <w:r w:rsidR="00103ECE">
        <w:t xml:space="preserve"> what God ordinarily declare</w:t>
      </w:r>
      <w:r w:rsidR="00B53EEB">
        <w:t>s</w:t>
      </w:r>
      <w:ins w:id="77" w:author="Windows User" w:date="2014-07-18T12:08:00Z">
        <w:r w:rsidR="00950674">
          <w:t xml:space="preserve"> or orders</w:t>
        </w:r>
      </w:ins>
      <w:r w:rsidR="00103ECE">
        <w:t xml:space="preserve">, </w:t>
      </w:r>
      <w:r w:rsidR="00B53EEB">
        <w:t xml:space="preserve">he </w:t>
      </w:r>
      <w:r w:rsidR="00103ECE">
        <w:t xml:space="preserve">was free to choose otherwise, as he does in the case of miracles </w:t>
      </w:r>
      <w:r w:rsidR="00103ECE">
        <w:fldChar w:fldCharType="begin"/>
      </w:r>
      <w:ins w:id="78" w:author="Jeffrey Koperski" w:date="2017-04-01T11:02:00Z">
        <w:r w:rsidR="0076757C">
          <w:instrText xml:space="preserve"> ADDIN ZOTERO_ITEM {"citationID":"ttplDkiP","properties":{"formattedCitation":"(1772, 161)","plainCitation":"(1772, 161)"},"citationItems":[{"id":258,"uris":["http://zotero.org/users/295616/items/GB8XCEAI"],"uri":["http://zotero.org/users/295616/items/GB8XCEAI"],"locator":"161","label":"page","suppress-author":true}]} </w:instrText>
        </w:r>
      </w:ins>
      <w:del w:id="79" w:author="Jeffrey Koperski" w:date="2017-04-01T11:02:00Z">
        <w:r w:rsidR="00FE790F" w:rsidDel="0076757C">
          <w:delInstrText xml:space="preserve"> ADDIN ZOTERO_ITEM {"citationID":"ttplDkiP","properties":{"formattedCitation":"(1772, 161)","plainCitation":"(1772, 161)"},"citationItems":[{"id":528,"uris":["http://zotero.org/users/295616/items/GB8XCEAI"],"uri":["http://zotero.org/users/295616/items/GB8XCEAI"],"locator":"161","label":"page","suppress-author":true}]} </w:delInstrText>
        </w:r>
      </w:del>
      <w:r w:rsidR="00103ECE">
        <w:fldChar w:fldCharType="separate"/>
      </w:r>
      <w:r w:rsidR="00FE790F" w:rsidRPr="00FE790F">
        <w:t>(1772, 161)</w:t>
      </w:r>
      <w:r w:rsidR="00103ECE">
        <w:fldChar w:fldCharType="end"/>
      </w:r>
      <w:r w:rsidR="00B53EEB">
        <w:t xml:space="preserve">.  </w:t>
      </w:r>
      <w:r w:rsidR="00FE790F">
        <w:t>Why must this entail a conflict of divine will?</w:t>
      </w:r>
    </w:p>
    <w:p w14:paraId="687D6C91" w14:textId="77777777" w:rsidR="00103ECE" w:rsidRPr="006955E5" w:rsidRDefault="003201B5" w:rsidP="00707F52">
      <w:pPr>
        <w:pStyle w:val="StyleBodyTextTimesNewRoman"/>
      </w:pPr>
      <w:r>
        <w:t>Consider an analogy.  When it comes to pain, my will and desire</w:t>
      </w:r>
      <w:r w:rsidR="00A719B7">
        <w:t xml:space="preserve"> for our dog is cle</w:t>
      </w:r>
      <w:r>
        <w:t xml:space="preserve">ar:  I </w:t>
      </w:r>
      <w:r w:rsidR="00A719B7">
        <w:t xml:space="preserve">want him </w:t>
      </w:r>
      <w:r>
        <w:t xml:space="preserve">not to have it.  Nonetheless, </w:t>
      </w:r>
      <w:r w:rsidR="00103ECE">
        <w:t xml:space="preserve">I </w:t>
      </w:r>
      <w:r w:rsidR="00FA3491">
        <w:t>t</w:t>
      </w:r>
      <w:r w:rsidR="00707F52">
        <w:t>ook</w:t>
      </w:r>
      <w:r w:rsidR="00FA3491">
        <w:t xml:space="preserve"> him to the vet for shots, which I kn</w:t>
      </w:r>
      <w:r w:rsidR="00707F52">
        <w:t>e</w:t>
      </w:r>
      <w:r w:rsidR="00FA3491">
        <w:t xml:space="preserve">w in advance would be painful.  Was </w:t>
      </w:r>
      <w:r w:rsidR="00707F52">
        <w:t>this</w:t>
      </w:r>
      <w:r w:rsidR="00FA3491">
        <w:t xml:space="preserve"> inconsistent?  </w:t>
      </w:r>
      <w:r w:rsidR="00103ECE">
        <w:t>No,</w:t>
      </w:r>
      <w:r w:rsidR="00707F52">
        <w:t xml:space="preserve"> one’s will</w:t>
      </w:r>
      <w:r w:rsidR="008D5020">
        <w:t xml:space="preserve"> has different layers and</w:t>
      </w:r>
      <w:r w:rsidR="00707F52">
        <w:t xml:space="preserve"> </w:t>
      </w:r>
      <w:del w:id="80" w:author="Windows User" w:date="2014-07-18T12:09:00Z">
        <w:r w:rsidR="00707F52" w:rsidDel="00950674">
          <w:delText xml:space="preserve">is </w:delText>
        </w:r>
      </w:del>
      <w:r w:rsidR="00707F52">
        <w:t xml:space="preserve">often </w:t>
      </w:r>
      <w:ins w:id="81" w:author="Windows User" w:date="2014-07-18T12:09:00Z">
        <w:r w:rsidR="00950674">
          <w:t xml:space="preserve">takes into </w:t>
        </w:r>
        <w:r w:rsidR="00950674">
          <w:lastRenderedPageBreak/>
          <w:t>consideration a wide array</w:t>
        </w:r>
      </w:ins>
      <w:del w:id="82" w:author="Windows User" w:date="2014-07-18T12:09:00Z">
        <w:r w:rsidR="00103ECE" w:rsidDel="00950674">
          <w:delText>a matter</w:delText>
        </w:r>
      </w:del>
      <w:r w:rsidR="00103ECE">
        <w:t xml:space="preserve"> of circumstances</w:t>
      </w:r>
      <w:r w:rsidR="00707F52">
        <w:t xml:space="preserve">.  My general will for Thatcher is that he not be in pain, but </w:t>
      </w:r>
      <w:r w:rsidR="008D5020">
        <w:t xml:space="preserve">I allow </w:t>
      </w:r>
      <w:r w:rsidR="00C335B3">
        <w:t xml:space="preserve">it </w:t>
      </w:r>
      <w:r w:rsidR="008D5020">
        <w:t>at times in order to bring about a greater good</w:t>
      </w:r>
      <w:r w:rsidR="00707F52">
        <w:t xml:space="preserve">.  Likewise, </w:t>
      </w:r>
      <w:r w:rsidR="00103ECE">
        <w:t>God can have a general will to govern via the laws of nature</w:t>
      </w:r>
      <w:r w:rsidR="00707F52">
        <w:t xml:space="preserve">, and yet </w:t>
      </w:r>
      <w:r w:rsidR="00103ECE">
        <w:t xml:space="preserve">have special cases/circumstances where he does not.  </w:t>
      </w:r>
      <w:r w:rsidR="00707F52">
        <w:t xml:space="preserve">I see no reason to think of this as </w:t>
      </w:r>
      <w:r w:rsidR="008D5020">
        <w:t xml:space="preserve">inconsistency or </w:t>
      </w:r>
      <w:r w:rsidR="00103ECE">
        <w:t>a conflict</w:t>
      </w:r>
      <w:r w:rsidR="00707F52">
        <w:t xml:space="preserve"> of will.</w:t>
      </w:r>
    </w:p>
    <w:p w14:paraId="2EBAE978" w14:textId="77777777" w:rsidR="00C25520" w:rsidRDefault="00707F52" w:rsidP="00C25520">
      <w:pPr>
        <w:pStyle w:val="StyleBodyTextTimesNewRoman"/>
      </w:pPr>
      <w:r>
        <w:rPr>
          <w:u w:val="single"/>
        </w:rPr>
        <w:t>C</w:t>
      </w:r>
      <w:r w:rsidRPr="00042DBA">
        <w:rPr>
          <w:u w:val="single"/>
          <w:vertAlign w:val="superscript"/>
        </w:rPr>
        <w:t>*</w:t>
      </w:r>
      <w:r w:rsidRPr="009466AD">
        <w:rPr>
          <w:u w:val="single"/>
        </w:rPr>
        <w:t>.</w:t>
      </w:r>
      <w:r w:rsidRPr="00707F52">
        <w:rPr>
          <w:u w:val="single"/>
        </w:rPr>
        <w:t xml:space="preserve"> Gap explanations</w:t>
      </w:r>
      <w:r w:rsidRPr="009466AD">
        <w:rPr>
          <w:u w:val="single"/>
        </w:rPr>
        <w:t>.</w:t>
      </w:r>
      <w:r>
        <w:t xml:space="preserve">  </w:t>
      </w:r>
      <w:r w:rsidR="003F38E8">
        <w:t xml:space="preserve">It’s true that </w:t>
      </w:r>
      <w:r w:rsidR="000C6575">
        <w:t xml:space="preserve">virtually any phenomenon can be “explained” as being </w:t>
      </w:r>
      <w:r w:rsidR="008D5020">
        <w:t xml:space="preserve">an act of </w:t>
      </w:r>
      <w:r w:rsidR="000C6575">
        <w:t>God</w:t>
      </w:r>
      <w:r w:rsidR="003F38E8">
        <w:t>.  O</w:t>
      </w:r>
      <w:r w:rsidR="000C6575">
        <w:t>ne might worry</w:t>
      </w:r>
      <w:r w:rsidR="003F38E8">
        <w:t>, then,</w:t>
      </w:r>
      <w:r w:rsidR="000C6575">
        <w:t xml:space="preserve"> </w:t>
      </w:r>
      <w:r w:rsidR="0035571A">
        <w:t xml:space="preserve">that theists </w:t>
      </w:r>
      <w:r w:rsidR="000C6575">
        <w:t>will</w:t>
      </w:r>
      <w:r w:rsidR="0035571A">
        <w:t xml:space="preserve"> use</w:t>
      </w:r>
      <w:r w:rsidR="0063738E">
        <w:t xml:space="preserve"> divine intervention </w:t>
      </w:r>
      <w:r w:rsidR="0035571A">
        <w:t>as an explanation for any event that</w:t>
      </w:r>
      <w:r w:rsidR="00103ECE">
        <w:t xml:space="preserve"> </w:t>
      </w:r>
      <w:r w:rsidR="0063738E">
        <w:t>is beyond the reach of current science</w:t>
      </w:r>
      <w:r w:rsidR="00103ECE">
        <w:t xml:space="preserve">.  </w:t>
      </w:r>
      <w:r w:rsidR="00C25520">
        <w:t xml:space="preserve">Is this a good reason </w:t>
      </w:r>
      <w:r w:rsidR="00A71170">
        <w:t xml:space="preserve">for the blanket </w:t>
      </w:r>
      <w:r w:rsidR="00C25520">
        <w:t>reject</w:t>
      </w:r>
      <w:r w:rsidR="00A71170">
        <w:t>ion of</w:t>
      </w:r>
      <w:r w:rsidR="00C25520">
        <w:t xml:space="preserve"> divine intervention?</w:t>
      </w:r>
    </w:p>
    <w:p w14:paraId="539B5E8F" w14:textId="77777777" w:rsidR="005C5174" w:rsidRDefault="0044511D" w:rsidP="0044511D">
      <w:pPr>
        <w:pStyle w:val="StyleBodyTextTimesNewRoman"/>
      </w:pPr>
      <w:r>
        <w:t>T</w:t>
      </w:r>
      <w:r w:rsidR="00B25B33">
        <w:t xml:space="preserve">he history of science is a </w:t>
      </w:r>
      <w:r w:rsidR="00205086">
        <w:t>helpful</w:t>
      </w:r>
      <w:r w:rsidR="00B25B33">
        <w:t xml:space="preserve"> guide here.  Apart from the example of Newton and the stars, </w:t>
      </w:r>
      <w:r w:rsidR="00205086">
        <w:t xml:space="preserve">does </w:t>
      </w:r>
      <w:ins w:id="83" w:author="Windows User" w:date="2014-07-18T12:10:00Z">
        <w:r w:rsidR="00950674">
          <w:t xml:space="preserve">this </w:t>
        </w:r>
      </w:ins>
      <w:r w:rsidR="00C25520">
        <w:t>h</w:t>
      </w:r>
      <w:r w:rsidR="0035571A">
        <w:t>istory</w:t>
      </w:r>
      <w:r w:rsidR="00205086">
        <w:t xml:space="preserve"> </w:t>
      </w:r>
      <w:r w:rsidR="007A2B4B">
        <w:t>contain</w:t>
      </w:r>
      <w:r w:rsidR="00205086">
        <w:t xml:space="preserve"> </w:t>
      </w:r>
      <w:r w:rsidR="003D29CB">
        <w:t xml:space="preserve">a long line of </w:t>
      </w:r>
      <w:r w:rsidR="00205086">
        <w:t>theist</w:t>
      </w:r>
      <w:r>
        <w:t>ic scientists</w:t>
      </w:r>
      <w:r w:rsidR="00205086">
        <w:t xml:space="preserve"> </w:t>
      </w:r>
      <w:r w:rsidR="00A71170">
        <w:t>routinely</w:t>
      </w:r>
      <w:ins w:id="84" w:author="Windows User" w:date="2014-07-18T12:10:00Z">
        <w:r w:rsidR="00950674">
          <w:t xml:space="preserve"> appealing</w:t>
        </w:r>
      </w:ins>
      <w:r w:rsidR="00205086">
        <w:t xml:space="preserve"> to God as an explanation</w:t>
      </w:r>
      <w:r w:rsidR="00A71170">
        <w:t xml:space="preserve"> for puzzling events</w:t>
      </w:r>
      <w:r w:rsidR="005B16D3">
        <w:t>?  No</w:t>
      </w:r>
      <w:r w:rsidR="00A71170">
        <w:t>.  T</w:t>
      </w:r>
      <w:r w:rsidR="003D29CB">
        <w:t xml:space="preserve">he reason Newton is cited so often is </w:t>
      </w:r>
      <w:ins w:id="85" w:author="Windows User" w:date="2014-07-18T12:11:00Z">
        <w:r w:rsidR="00950674">
          <w:t>that</w:t>
        </w:r>
      </w:ins>
      <w:del w:id="86" w:author="Windows User" w:date="2014-07-18T12:11:00Z">
        <w:r w:rsidR="003D29CB" w:rsidDel="00950674">
          <w:delText>because</w:delText>
        </w:r>
      </w:del>
      <w:r w:rsidR="003D29CB">
        <w:t xml:space="preserve"> he </w:t>
      </w:r>
      <w:ins w:id="87" w:author="Windows User" w:date="2014-07-18T12:11:00Z">
        <w:r w:rsidR="00950674">
          <w:t xml:space="preserve">is </w:t>
        </w:r>
      </w:ins>
      <w:r w:rsidR="003D29CB">
        <w:t xml:space="preserve">an exception.  Theistic scientists prefer </w:t>
      </w:r>
      <w:r w:rsidR="0035571A">
        <w:t>natural</w:t>
      </w:r>
      <w:r w:rsidR="003D29CB">
        <w:t>istic</w:t>
      </w:r>
      <w:r w:rsidR="0035571A">
        <w:t xml:space="preserve"> explanation</w:t>
      </w:r>
      <w:r w:rsidR="003D29CB">
        <w:t xml:space="preserve">s to supernatural ones.  </w:t>
      </w:r>
      <w:r w:rsidR="00CF2051">
        <w:t xml:space="preserve">As I mentioned above, however, many of those same scientists also believed that God sometimes intervenes </w:t>
      </w:r>
      <w:r w:rsidR="00322EB5">
        <w:t xml:space="preserve">and that miracles do in fact occur.  </w:t>
      </w:r>
      <w:r w:rsidR="007A2B4B">
        <w:t>A</w:t>
      </w:r>
      <w:r w:rsidR="00322EB5">
        <w:t xml:space="preserve"> preference for naturalistic explanations is not </w:t>
      </w:r>
      <w:r w:rsidR="007A2B4B">
        <w:t xml:space="preserve">the same thing as an </w:t>
      </w:r>
      <w:r w:rsidR="00322EB5">
        <w:t>absolute</w:t>
      </w:r>
      <w:r w:rsidR="007A2B4B">
        <w:t xml:space="preserve"> rejection of special divine action.</w:t>
      </w:r>
      <w:r w:rsidR="003F38E8">
        <w:t xml:space="preserve">  </w:t>
      </w:r>
    </w:p>
    <w:p w14:paraId="0A87761C" w14:textId="77777777" w:rsidR="003F38E8" w:rsidRDefault="005C5174" w:rsidP="0044511D">
      <w:pPr>
        <w:pStyle w:val="StyleBodyTextTimesNewRoman"/>
      </w:pPr>
      <w:r>
        <w:t xml:space="preserve">No doubt, some Christians too quickly </w:t>
      </w:r>
      <w:ins w:id="88" w:author="Windows User" w:date="2014-07-18T12:12:00Z">
        <w:r w:rsidR="00950674">
          <w:t xml:space="preserve">and unnecessarily </w:t>
        </w:r>
      </w:ins>
      <w:r>
        <w:t>reach for supernatural explanations of events</w:t>
      </w:r>
      <w:del w:id="89" w:author="Windows User" w:date="2014-07-18T12:12:00Z">
        <w:r w:rsidDel="00950674">
          <w:delText xml:space="preserve"> for which it is not needed</w:delText>
        </w:r>
      </w:del>
      <w:r>
        <w:t>.  Banning such appeals, though, is a theological overreaction.</w:t>
      </w:r>
    </w:p>
    <w:p w14:paraId="09CAC1B4" w14:textId="77777777" w:rsidR="00750264" w:rsidRPr="00AD457F" w:rsidRDefault="004E0E2A" w:rsidP="00AD457F">
      <w:pPr>
        <w:pStyle w:val="StyleBodyTextTimesNewRoman"/>
      </w:pPr>
      <w:r w:rsidRPr="00AD457F">
        <w:rPr>
          <w:u w:val="single"/>
        </w:rPr>
        <w:t>D</w:t>
      </w:r>
      <w:r w:rsidRPr="00AD457F">
        <w:rPr>
          <w:u w:val="single"/>
          <w:vertAlign w:val="superscript"/>
        </w:rPr>
        <w:t>*</w:t>
      </w:r>
      <w:r w:rsidRPr="00AD457F">
        <w:rPr>
          <w:u w:val="single"/>
        </w:rPr>
        <w:t xml:space="preserve">. </w:t>
      </w:r>
      <w:r w:rsidR="001263CA" w:rsidRPr="00AD457F">
        <w:rPr>
          <w:u w:val="single"/>
        </w:rPr>
        <w:t>Causal closure and metaphysics.</w:t>
      </w:r>
      <w:r w:rsidR="001263CA" w:rsidRPr="00AD457F">
        <w:t xml:space="preserve">  </w:t>
      </w:r>
      <w:r w:rsidR="00B726F9" w:rsidRPr="00AD457F">
        <w:t>Given the claims about causal closure above, one might</w:t>
      </w:r>
      <w:r w:rsidR="00800642">
        <w:t xml:space="preserve"> wonder</w:t>
      </w:r>
      <w:r w:rsidR="00B726F9" w:rsidRPr="00AD457F">
        <w:t xml:space="preserve"> which </w:t>
      </w:r>
      <w:r w:rsidR="00750264" w:rsidRPr="00AD457F">
        <w:t xml:space="preserve">scientific observation or theory </w:t>
      </w:r>
      <w:r w:rsidR="00B726F9" w:rsidRPr="00AD457F">
        <w:t>establish</w:t>
      </w:r>
      <w:r w:rsidR="00750264" w:rsidRPr="00AD457F">
        <w:t>ed that the universe is causally closed?</w:t>
      </w:r>
      <w:r w:rsidR="00B726F9" w:rsidRPr="00AD457F">
        <w:t xml:space="preserve">  The answer is </w:t>
      </w:r>
      <w:r w:rsidR="00B726F9" w:rsidRPr="007D36B2">
        <w:rPr>
          <w:i/>
        </w:rPr>
        <w:t>none</w:t>
      </w:r>
      <w:r w:rsidR="00B726F9" w:rsidRPr="00AD457F">
        <w:t xml:space="preserve">.  </w:t>
      </w:r>
      <w:r w:rsidR="00750264" w:rsidRPr="00AD457F">
        <w:t>Closure is</w:t>
      </w:r>
      <w:r w:rsidR="008230A3">
        <w:t xml:space="preserve"> not a claim found in any </w:t>
      </w:r>
      <w:r w:rsidR="000121E9" w:rsidRPr="00AD457F">
        <w:t>law, theory, or observation</w:t>
      </w:r>
      <w:r w:rsidR="008230A3">
        <w:t>; closure is a metaphysical principle</w:t>
      </w:r>
      <w:r w:rsidR="000121E9" w:rsidRPr="00AD457F">
        <w:t xml:space="preserve">. </w:t>
      </w:r>
      <w:r w:rsidR="00750264" w:rsidRPr="00AD457F">
        <w:t xml:space="preserve"> </w:t>
      </w:r>
      <w:r w:rsidR="00B726F9" w:rsidRPr="00AD457F">
        <w:t xml:space="preserve">Now, there’s </w:t>
      </w:r>
      <w:r w:rsidR="007D36B2" w:rsidRPr="00AD457F">
        <w:t xml:space="preserve">nothing </w:t>
      </w:r>
      <w:r w:rsidR="00AD457F">
        <w:t xml:space="preserve">intrinsically </w:t>
      </w:r>
      <w:r w:rsidR="00B726F9" w:rsidRPr="00AD457F">
        <w:t xml:space="preserve">wrong with that.  Science </w:t>
      </w:r>
      <w:r w:rsidR="000121E9" w:rsidRPr="00AD457F">
        <w:t xml:space="preserve">could not get off the ground without a wide variety of </w:t>
      </w:r>
      <w:r w:rsidR="00B726F9" w:rsidRPr="00AD457F">
        <w:t>philosophical principles</w:t>
      </w:r>
      <w:r w:rsidR="000121E9" w:rsidRPr="00AD457F">
        <w:t xml:space="preserve">, such as the mind-independence of reality and the reliability of reason.  While many </w:t>
      </w:r>
      <w:r w:rsidR="001F4DEF">
        <w:t xml:space="preserve">ontological </w:t>
      </w:r>
      <w:r w:rsidR="000121E9" w:rsidRPr="00AD457F">
        <w:t>naturalists—those who believe that natural entities are all that exist</w:t>
      </w:r>
      <w:del w:id="90" w:author="Christopher L. Reese" w:date="2015-03-14T20:21:00Z">
        <w:r w:rsidR="000121E9" w:rsidRPr="00AD457F" w:rsidDel="00543E11">
          <w:delText>s</w:delText>
        </w:r>
      </w:del>
      <w:r w:rsidR="000121E9" w:rsidRPr="00AD457F">
        <w:t>—argue that causal closure</w:t>
      </w:r>
      <w:r w:rsidR="008230A3">
        <w:t xml:space="preserve"> also</w:t>
      </w:r>
      <w:r w:rsidR="000121E9" w:rsidRPr="00AD457F">
        <w:t xml:space="preserve"> belongs on th</w:t>
      </w:r>
      <w:r w:rsidR="00AD457F">
        <w:t xml:space="preserve">e </w:t>
      </w:r>
      <w:r w:rsidR="000121E9" w:rsidRPr="00AD457F">
        <w:t>list</w:t>
      </w:r>
      <w:r w:rsidR="00AD457F">
        <w:t xml:space="preserve"> of scientifically endorsed principles</w:t>
      </w:r>
      <w:r w:rsidR="000121E9" w:rsidRPr="00AD457F">
        <w:t>, th</w:t>
      </w:r>
      <w:r w:rsidR="00AD457F">
        <w:t xml:space="preserve">is one </w:t>
      </w:r>
      <w:r w:rsidR="000121E9" w:rsidRPr="00AD457F">
        <w:t>is far more controversial.  In particular, why should anyone who is not a</w:t>
      </w:r>
      <w:r w:rsidR="001F4DEF">
        <w:t xml:space="preserve">n ontological </w:t>
      </w:r>
      <w:r w:rsidR="000121E9" w:rsidRPr="00AD457F">
        <w:t>naturalist believe in causal closure?</w:t>
      </w:r>
      <w:r w:rsidR="00AD457F" w:rsidRPr="00AD457F">
        <w:t xml:space="preserve">  A</w:t>
      </w:r>
      <w:r w:rsidR="00750264" w:rsidRPr="00AD457F">
        <w:t>s</w:t>
      </w:r>
      <w:r w:rsidR="00AD457F" w:rsidRPr="00AD457F">
        <w:t xml:space="preserve"> philosopher Alvin Plantinga rightly argues,</w:t>
      </w:r>
    </w:p>
    <w:p w14:paraId="4275CC57" w14:textId="34D90CE6" w:rsidR="00750264" w:rsidRPr="00AD457F" w:rsidRDefault="00750264" w:rsidP="00750264">
      <w:pPr>
        <w:pStyle w:val="Blockquote"/>
        <w:ind w:left="360"/>
      </w:pPr>
      <w:r w:rsidRPr="00AD457F">
        <w:lastRenderedPageBreak/>
        <w:t xml:space="preserve">There is an interesting irony, here, in the fact that the hands-off [=noninterventionist] theologians, in their determination to give modern science its due, urge an understanding of classical science that goes well beyond what classical science actually propounds.  Hands-off theologians can’t properly point to science—not even to eighteenth and nineteenth-century classical science—as a reason for their opposition to divine intervention.  What actually guides their thought is not classical science as such, but classical science plus a metaphysical add-on—an add-on that has no scientific credentials and goes contrary to classical Christianity. </w:t>
      </w:r>
      <w:r w:rsidRPr="00AD457F">
        <w:fldChar w:fldCharType="begin"/>
      </w:r>
      <w:ins w:id="91" w:author="Jeffrey Koperski" w:date="2017-04-01T11:02:00Z">
        <w:r w:rsidR="0076757C">
          <w:instrText xml:space="preserve"> ADDIN ZOTERO_ITEM {"citationID":"R24HBmz9","properties":{"formattedCitation":"(Plantinga 2008, 380)","plainCitation":"(Plantinga 2008, 380)"},"citationItems":[{"id":487,"uris":["http://zotero.org/users/295616/items/TGXNRFCK"],"uri":["http://zotero.org/users/295616/items/TGXNRFCK"],"locator":"380","label":"page"}]} </w:instrText>
        </w:r>
      </w:ins>
      <w:del w:id="92" w:author="Jeffrey Koperski" w:date="2017-04-01T11:02:00Z">
        <w:r w:rsidR="006B3CEB" w:rsidDel="0076757C">
          <w:delInstrText xml:space="preserve"> ADDIN ZOTERO_ITEM {"citationID":"R24HBmz9","properties":{"formattedCitation":"(Plantinga 2008, 380)","plainCitation":"(Plantinga 2008, 380)"},"citationItems":[{"id":358,"uris":["http://zotero.org/users/295616/items/TGXNRFCK"],"uri":["http://zotero.org/users/295616/items/TGXNRFCK"],"locator":"380","label":"page"}]} </w:delInstrText>
        </w:r>
      </w:del>
      <w:r w:rsidRPr="00AD457F">
        <w:fldChar w:fldCharType="separate"/>
      </w:r>
      <w:r w:rsidRPr="00AD457F">
        <w:t>(</w:t>
      </w:r>
      <w:proofErr w:type="spellStart"/>
      <w:r w:rsidRPr="00AD457F">
        <w:t>Plantinga</w:t>
      </w:r>
      <w:proofErr w:type="spellEnd"/>
      <w:r w:rsidRPr="00AD457F">
        <w:t xml:space="preserve"> 2008, 380)</w:t>
      </w:r>
      <w:r w:rsidRPr="00AD457F">
        <w:fldChar w:fldCharType="end"/>
      </w:r>
    </w:p>
    <w:p w14:paraId="3C2CF70E" w14:textId="77777777" w:rsidR="00DC5BB3" w:rsidRDefault="00AD457F" w:rsidP="00C6545E">
      <w:pPr>
        <w:pStyle w:val="Afterblockquote"/>
      </w:pPr>
      <w:r>
        <w:t xml:space="preserve">So let’s be clear:  </w:t>
      </w:r>
      <w:r w:rsidR="00536485">
        <w:t>W</w:t>
      </w:r>
      <w:r>
        <w:t>hile divine intervention violates causal closure, that is not equivalent to it being contrary to science.</w:t>
      </w:r>
      <w:r w:rsidR="00750264" w:rsidRPr="00AD457F">
        <w:t xml:space="preserve">  </w:t>
      </w:r>
      <w:r w:rsidR="00536485">
        <w:t xml:space="preserve">The most that the naturalist or noninterventionist can rightly claim is </w:t>
      </w:r>
      <w:r w:rsidR="00103ECE">
        <w:t xml:space="preserve">that </w:t>
      </w:r>
      <w:r w:rsidR="00536485" w:rsidRPr="00DC5BB3">
        <w:rPr>
          <w:i/>
        </w:rPr>
        <w:t>in the absence of nonphysical causes</w:t>
      </w:r>
      <w:r w:rsidR="00536485">
        <w:t xml:space="preserve">, </w:t>
      </w:r>
      <w:r w:rsidR="00536485" w:rsidRPr="001263CA">
        <w:t xml:space="preserve">physical </w:t>
      </w:r>
      <w:r w:rsidR="00536485">
        <w:t xml:space="preserve">effects are produced by </w:t>
      </w:r>
      <w:r w:rsidR="00536485" w:rsidRPr="001263CA">
        <w:t xml:space="preserve">physical </w:t>
      </w:r>
      <w:r w:rsidR="00536485">
        <w:t xml:space="preserve">causes </w:t>
      </w:r>
      <w:r w:rsidR="00536485" w:rsidRPr="001263CA">
        <w:t>in conjunction with the laws of nature</w:t>
      </w:r>
      <w:r w:rsidR="00536485">
        <w:t>.</w:t>
      </w:r>
      <w:r w:rsidR="00DC5BB3">
        <w:t xml:space="preserve">  </w:t>
      </w:r>
    </w:p>
    <w:p w14:paraId="240E9893" w14:textId="42E851D6" w:rsidR="005A313D" w:rsidRDefault="00C6545E" w:rsidP="00D5260F">
      <w:pPr>
        <w:pStyle w:val="StyleBodyTextTimesNewRoman"/>
      </w:pPr>
      <w:r>
        <w:t xml:space="preserve">As for the conservation of energy, there are two reasons it is a </w:t>
      </w:r>
      <w:r w:rsidRPr="00C6545E">
        <w:rPr>
          <w:i/>
        </w:rPr>
        <w:t>non sequitur</w:t>
      </w:r>
      <w:r>
        <w:t xml:space="preserve"> when it comes to divine action.  First, it does not apply to the universe as a whole.</w:t>
      </w:r>
      <w:r w:rsidR="005A313D">
        <w:t xml:space="preserve">  Texts on the general theory of relativity make it clear that there is no consensus definition for the energy of the whole of space</w:t>
      </w:r>
      <w:r w:rsidR="00D5260F">
        <w:t xml:space="preserve"> </w:t>
      </w:r>
      <w:r w:rsidR="005A313D" w:rsidRPr="00543900">
        <w:fldChar w:fldCharType="begin"/>
      </w:r>
      <w:ins w:id="93" w:author="Jeffrey Koperski" w:date="2017-04-01T11:02:00Z">
        <w:r w:rsidR="0076757C">
          <w:instrText xml:space="preserve"> ADDIN ZOTERO_ITEM {"citationID":"o9oRXSiz","properties":{"formattedCitation":"(Wald 2010, 70)","plainCitation":"(Wald 2010, 70)"},"citationItems":[{"id":471,"uris":["http://zotero.org/users/295616/items/T6GDH8FF"],"uri":["http://zotero.org/users/295616/items/T6GDH8FF"],"locator":"70","label":"page"}]} </w:instrText>
        </w:r>
      </w:ins>
      <w:del w:id="94" w:author="Jeffrey Koperski" w:date="2017-04-01T11:02:00Z">
        <w:r w:rsidR="006B3CEB" w:rsidDel="0076757C">
          <w:delInstrText xml:space="preserve"> ADDIN ZOTERO_ITEM {"citationID":"o9oRXSiz","properties":{"formattedCitation":"(Wald 2010, 70)","plainCitation":"(Wald 2010, 70)"},"citationItems":[{"id":342,"uris":["http://zotero.org/users/295616/items/T6GDH8FF"],"uri":["http://zotero.org/users/295616/items/T6GDH8FF"],"locator":"70","label":"page"}]} </w:delInstrText>
        </w:r>
      </w:del>
      <w:r w:rsidR="005A313D" w:rsidRPr="00543900">
        <w:fldChar w:fldCharType="separate"/>
      </w:r>
      <w:r w:rsidR="005A313D" w:rsidRPr="00543900">
        <w:t>(Wald 2010, 70)</w:t>
      </w:r>
      <w:r w:rsidR="005A313D" w:rsidRPr="00543900">
        <w:fldChar w:fldCharType="end"/>
      </w:r>
      <w:r w:rsidR="005A313D" w:rsidRPr="00543900">
        <w:t xml:space="preserve">.  </w:t>
      </w:r>
      <w:r w:rsidR="00BE7549">
        <w:t>(More technically, c</w:t>
      </w:r>
      <w:r w:rsidR="00D5260F">
        <w:t>onservat</w:t>
      </w:r>
      <w:r w:rsidR="00D5260F" w:rsidRPr="00BE7549">
        <w:t xml:space="preserve">ion of energy applies </w:t>
      </w:r>
      <w:r w:rsidR="00BE7549" w:rsidRPr="00BE7549">
        <w:t xml:space="preserve">if and only if the laws governing a system are </w:t>
      </w:r>
      <w:r w:rsidR="005A313D" w:rsidRPr="00BE7549">
        <w:t>time-translation invarian</w:t>
      </w:r>
      <w:r w:rsidR="00BE7549" w:rsidRPr="00BE7549">
        <w:t>t</w:t>
      </w:r>
      <w:r w:rsidR="00BE7549">
        <w:t xml:space="preserve">, which </w:t>
      </w:r>
      <w:r w:rsidR="001F4DEF">
        <w:t>is not the case</w:t>
      </w:r>
      <w:r w:rsidR="00BE7549">
        <w:t xml:space="preserve"> in an expanding universe.)  Co</w:t>
      </w:r>
      <w:r w:rsidR="005A313D" w:rsidRPr="00BE7549">
        <w:t>nservation of energy</w:t>
      </w:r>
      <w:r w:rsidR="00BE7549">
        <w:t xml:space="preserve"> only applies to systems in which energy </w:t>
      </w:r>
      <w:r w:rsidR="00A23C8B">
        <w:t xml:space="preserve">is </w:t>
      </w:r>
      <w:r w:rsidR="00BE7549">
        <w:t>defined</w:t>
      </w:r>
      <w:ins w:id="95" w:author="Windows User" w:date="2014-07-18T12:15:00Z">
        <w:r w:rsidR="0074350B">
          <w:t>;</w:t>
        </w:r>
      </w:ins>
      <w:del w:id="96" w:author="Windows User" w:date="2014-07-18T12:15:00Z">
        <w:r w:rsidR="00BE7549" w:rsidDel="0074350B">
          <w:delText>,</w:delText>
        </w:r>
      </w:del>
      <w:r w:rsidR="00BE7549">
        <w:t xml:space="preserve"> hence it cannot be violated by forces originating from beyond our</w:t>
      </w:r>
      <w:r w:rsidR="007D36B2">
        <w:t xml:space="preserve"> particular</w:t>
      </w:r>
      <w:r w:rsidR="00BE7549">
        <w:t xml:space="preserve"> spacetime.</w:t>
      </w:r>
    </w:p>
    <w:p w14:paraId="5EFFF3A0" w14:textId="77777777" w:rsidR="005A313D" w:rsidRPr="00296465" w:rsidRDefault="00A23C8B" w:rsidP="00536485">
      <w:pPr>
        <w:pStyle w:val="StyleBodyTextTimesNewRoman"/>
        <w:rPr>
          <w:strike/>
          <w:rPrChange w:id="97" w:author="Jeff Koperski" w:date="2014-07-18T12:48:00Z">
            <w:rPr/>
          </w:rPrChange>
        </w:rPr>
      </w:pPr>
      <w:r>
        <w:t xml:space="preserve">Second, </w:t>
      </w:r>
      <w:r w:rsidR="00660DAD">
        <w:t>c</w:t>
      </w:r>
      <w:r w:rsidR="00D5260F" w:rsidRPr="00AB6E50">
        <w:t xml:space="preserve">onservation principles </w:t>
      </w:r>
      <w:r w:rsidR="00660DAD">
        <w:t xml:space="preserve">in physics </w:t>
      </w:r>
      <w:r w:rsidR="00D5260F" w:rsidRPr="00AB6E50">
        <w:t xml:space="preserve">do not forbid </w:t>
      </w:r>
      <w:r w:rsidR="00660DAD">
        <w:t>the influence of forces from outside of a system.  T</w:t>
      </w:r>
      <w:r w:rsidR="00D5260F" w:rsidRPr="00AB6E50">
        <w:t>hey</w:t>
      </w:r>
      <w:r w:rsidR="00660DAD">
        <w:t xml:space="preserve"> instead</w:t>
      </w:r>
      <w:r w:rsidR="00D5260F" w:rsidRPr="00AB6E50">
        <w:t xml:space="preserve"> say what happens </w:t>
      </w:r>
      <w:r w:rsidR="00660DAD">
        <w:t xml:space="preserve">within a </w:t>
      </w:r>
      <w:r w:rsidR="00D5260F" w:rsidRPr="00AB6E50">
        <w:t xml:space="preserve">system </w:t>
      </w:r>
      <w:r w:rsidR="00D5260F">
        <w:t xml:space="preserve">that </w:t>
      </w:r>
      <w:r w:rsidR="00660DAD">
        <w:t xml:space="preserve">is </w:t>
      </w:r>
      <w:r w:rsidR="00D5260F">
        <w:t xml:space="preserve">considered closed </w:t>
      </w:r>
      <w:r w:rsidR="00D5260F" w:rsidRPr="009C782A">
        <w:t>or isolated.</w:t>
      </w:r>
      <w:r w:rsidR="00D5260F" w:rsidRPr="00A82406">
        <w:t xml:space="preserve"> </w:t>
      </w:r>
      <w:r w:rsidR="00D5260F">
        <w:t xml:space="preserve"> </w:t>
      </w:r>
      <w:r w:rsidR="00660DAD">
        <w:t xml:space="preserve">For example, </w:t>
      </w:r>
      <w:r w:rsidR="005D66C4">
        <w:t>the conservation of momentum will allow a physicist to calculate the trajector</w:t>
      </w:r>
      <w:r w:rsidR="0089234F">
        <w:t>ies within a closed system</w:t>
      </w:r>
      <w:r w:rsidR="005D66C4">
        <w:t xml:space="preserve"> of two billiard balls before and after a collision.  </w:t>
      </w:r>
      <w:r w:rsidR="0089234F">
        <w:t>However, c</w:t>
      </w:r>
      <w:r w:rsidR="005D66C4">
        <w:t xml:space="preserve">onservation does not prevent </w:t>
      </w:r>
      <w:r w:rsidR="0089234F">
        <w:t xml:space="preserve">a child from grabbing one of the balls off </w:t>
      </w:r>
      <w:del w:id="98" w:author="Windows User" w:date="2014-07-18T12:19:00Z">
        <w:r w:rsidR="0089234F" w:rsidDel="0074350B">
          <w:delText xml:space="preserve">of </w:delText>
        </w:r>
      </w:del>
      <w:r w:rsidR="0089234F">
        <w:t xml:space="preserve">the table </w:t>
      </w:r>
      <w:r w:rsidR="00205037">
        <w:t xml:space="preserve">at the point of </w:t>
      </w:r>
      <w:r w:rsidR="0089234F">
        <w:t>collision.  Note that the child d</w:t>
      </w:r>
      <w:r w:rsidR="006B3CEB">
        <w:t>oes</w:t>
      </w:r>
      <w:r w:rsidR="0089234F">
        <w:t xml:space="preserve"> not violate the conservation of momentum</w:t>
      </w:r>
      <w:r w:rsidR="006B3CEB">
        <w:t xml:space="preserve"> in doing so</w:t>
      </w:r>
      <w:r w:rsidR="0089234F">
        <w:t xml:space="preserve">.  When an outside force interferes with a </w:t>
      </w:r>
      <w:r w:rsidR="00D5260F">
        <w:t xml:space="preserve">“closed </w:t>
      </w:r>
      <w:r w:rsidR="00D5260F" w:rsidRPr="00AB6E50">
        <w:t>system,</w:t>
      </w:r>
      <w:r w:rsidR="00D5260F">
        <w:t>”</w:t>
      </w:r>
      <w:r w:rsidR="00D5260F" w:rsidRPr="00AB6E50">
        <w:t xml:space="preserve"> conservation </w:t>
      </w:r>
      <w:r w:rsidR="0089234F">
        <w:t>principles no longer apply</w:t>
      </w:r>
      <w:r w:rsidR="00D5260F" w:rsidRPr="00AB6E50">
        <w:t>.</w:t>
      </w:r>
      <w:r w:rsidR="0023622B">
        <w:t xml:space="preserve">  </w:t>
      </w:r>
      <w:r w:rsidR="00205037">
        <w:t>For this reason, it is not possible for divine action</w:t>
      </w:r>
      <w:r w:rsidR="0023622B">
        <w:t xml:space="preserve"> </w:t>
      </w:r>
      <w:r w:rsidR="00205037">
        <w:t xml:space="preserve">to </w:t>
      </w:r>
      <w:r w:rsidR="0023622B">
        <w:t>violate the conservation of energy.</w:t>
      </w:r>
      <w:r w:rsidR="00D5260F" w:rsidRPr="00AB6E50">
        <w:t xml:space="preserve">  </w:t>
      </w:r>
      <w:r w:rsidR="00205037">
        <w:t>Such principles do not apply when God acts in natur</w:t>
      </w:r>
      <w:ins w:id="99" w:author="Windows User" w:date="2014-07-18T13:09:00Z">
        <w:r w:rsidR="00313573">
          <w:t>e.</w:t>
        </w:r>
      </w:ins>
      <w:del w:id="100" w:author="Windows User" w:date="2014-07-18T13:09:00Z">
        <w:r w:rsidR="00205037" w:rsidDel="00313573">
          <w:delText>e</w:delText>
        </w:r>
        <w:r w:rsidR="00205037" w:rsidRPr="00296465" w:rsidDel="00313573">
          <w:rPr>
            <w:strike/>
            <w:rPrChange w:id="101" w:author="Jeff Koperski" w:date="2014-07-18T12:48:00Z">
              <w:rPr/>
            </w:rPrChange>
          </w:rPr>
          <w:delText>.</w:delText>
        </w:r>
      </w:del>
    </w:p>
    <w:p w14:paraId="1C32321F" w14:textId="11CA6B2F" w:rsidR="00626C5F" w:rsidRDefault="007D36B2" w:rsidP="00A701A1">
      <w:pPr>
        <w:pStyle w:val="StyleBodyTextTimesNewRoman"/>
      </w:pPr>
      <w:r>
        <w:t>Finally, w</w:t>
      </w:r>
      <w:r w:rsidR="0023622B">
        <w:t>hile I have been defending the</w:t>
      </w:r>
      <w:r w:rsidR="009219AD">
        <w:t xml:space="preserve"> </w:t>
      </w:r>
      <w:r w:rsidR="0023622B">
        <w:t xml:space="preserve">legitimacy </w:t>
      </w:r>
      <w:r w:rsidR="009219AD">
        <w:t xml:space="preserve">of divine intervention, </w:t>
      </w:r>
      <w:r w:rsidR="0023622B">
        <w:t xml:space="preserve">this does not </w:t>
      </w:r>
      <w:r w:rsidR="009219AD">
        <w:t>preclude models</w:t>
      </w:r>
      <w:r w:rsidR="00754665">
        <w:t xml:space="preserve"> of divine action</w:t>
      </w:r>
      <w:r w:rsidR="009219AD">
        <w:t xml:space="preserve"> </w:t>
      </w:r>
      <w:r w:rsidR="0023622B">
        <w:t xml:space="preserve">that allow for </w:t>
      </w:r>
      <w:r w:rsidR="00754665">
        <w:t>G</w:t>
      </w:r>
      <w:r w:rsidR="0023622B">
        <w:t>od’s</w:t>
      </w:r>
      <w:r w:rsidR="00754665">
        <w:t xml:space="preserve"> active governance of creation </w:t>
      </w:r>
      <w:r w:rsidR="0023622B">
        <w:t xml:space="preserve">without </w:t>
      </w:r>
      <w:r w:rsidR="0023622B">
        <w:lastRenderedPageBreak/>
        <w:t>breaking the laws of nature</w:t>
      </w:r>
      <w:r w:rsidR="00D653B6">
        <w:t>.</w:t>
      </w:r>
      <w:r w:rsidR="00DD20EB">
        <w:t xml:space="preserve">  Such models exist </w:t>
      </w:r>
      <w:r w:rsidR="00DD20EB">
        <w:fldChar w:fldCharType="begin"/>
      </w:r>
      <w:ins w:id="102" w:author="Jeffrey Koperski" w:date="2017-04-01T11:02:00Z">
        <w:r w:rsidR="0076757C">
          <w:instrText xml:space="preserve"> ADDIN ZOTERO_ITEM {"citationID":"9BadZqus","properties":{"formattedCitation":"(Koperski 2015, chap. 4)","plainCitation":"(Koperski 2015, chap. 4)"},"citationItems":[{"id":171,"uris":["http://zotero.org/users/295616/items/CESSHCKV"],"uri":["http://zotero.org/users/295616/items/CESSHCKV"],"locator":"chap. 4","label":"page"}]} </w:instrText>
        </w:r>
      </w:ins>
      <w:del w:id="103" w:author="Jeffrey Koperski" w:date="2017-04-01T11:02:00Z">
        <w:r w:rsidR="00DD20EB" w:rsidDel="0076757C">
          <w:delInstrText xml:space="preserve"> ADDIN ZOTERO_ITEM {"citationID":"9BadZqus","properties":{"formattedCitation":"(Koperski 2014, chap. 4)","plainCitation":"(Koperski 2014, chap. 4)"},"citationItems":[{"id":525,"uris":["http://zotero.org/users/295616/items/CESSHCKV"],"uri":["http://zotero.org/users/295616/items/CESSHCKV"],"locator":"chap. 4","label":"page"}]} </w:delInstrText>
        </w:r>
      </w:del>
      <w:r w:rsidR="00DD20EB">
        <w:fldChar w:fldCharType="separate"/>
      </w:r>
      <w:ins w:id="104" w:author="Jeffrey Koperski" w:date="2017-04-01T11:02:00Z">
        <w:r w:rsidR="0076757C" w:rsidRPr="0076757C">
          <w:rPr>
            <w:rPrChange w:id="105" w:author="Jeffrey Koperski" w:date="2017-04-01T11:02:00Z">
              <w:rPr/>
            </w:rPrChange>
          </w:rPr>
          <w:t>(Koperski 2015, chap. 4)</w:t>
        </w:r>
      </w:ins>
      <w:del w:id="106" w:author="Jeffrey Koperski" w:date="2017-04-01T11:02:00Z">
        <w:r w:rsidR="00DD20EB" w:rsidRPr="0076757C" w:rsidDel="0076757C">
          <w:rPr>
            <w:rPrChange w:id="107" w:author="Jeffrey Koperski" w:date="2017-04-01T11:02:00Z">
              <w:rPr/>
            </w:rPrChange>
          </w:rPr>
          <w:delText>(Koperski 2014, chap. 4)</w:delText>
        </w:r>
      </w:del>
      <w:r w:rsidR="00DD20EB">
        <w:fldChar w:fldCharType="end"/>
      </w:r>
      <w:r w:rsidR="00DD20EB">
        <w:t xml:space="preserve">.  </w:t>
      </w:r>
      <w:r w:rsidR="00D93250">
        <w:t xml:space="preserve">My concern has been to defend special divine action from critics whose theology leans uncomfortably toward deism </w:t>
      </w:r>
      <w:r w:rsidR="000F1178">
        <w:t xml:space="preserve">and from </w:t>
      </w:r>
      <w:r w:rsidR="00B70125">
        <w:t xml:space="preserve">ontological </w:t>
      </w:r>
      <w:r w:rsidR="00D93250">
        <w:t xml:space="preserve">naturalists </w:t>
      </w:r>
      <w:r w:rsidR="000F1178">
        <w:t xml:space="preserve">who mistake their preferred philosophical views with </w:t>
      </w:r>
      <w:r w:rsidR="00D93250">
        <w:t>science.</w:t>
      </w:r>
    </w:p>
    <w:p w14:paraId="4CB97F71" w14:textId="22657ACE" w:rsidR="00F45887" w:rsidRPr="009B591B" w:rsidRDefault="000239DA">
      <w:pPr>
        <w:pStyle w:val="StyleBodyTextTimesNewRoman"/>
        <w:ind w:firstLine="0"/>
        <w:pPrChange w:id="108" w:author="Christopher L. Reese" w:date="2015-03-14T19:24:00Z">
          <w:pPr>
            <w:pStyle w:val="StyleBodyTextTimesNewRoman"/>
          </w:pPr>
        </w:pPrChange>
      </w:pPr>
      <w:del w:id="109" w:author="Christopher L. Reese" w:date="2015-03-14T19:24:00Z">
        <w:r w:rsidDel="009B591B">
          <w:br w:type="page"/>
        </w:r>
      </w:del>
      <w:ins w:id="110" w:author="Christopher L. Reese" w:date="2015-03-14T19:24:00Z">
        <w:del w:id="111" w:author="Jeffrey Koperski" w:date="2017-04-01T11:04:00Z">
          <w:r w:rsidR="00F45887" w:rsidRPr="00B9358C" w:rsidDel="0076757C">
            <w:rPr>
              <w:i/>
            </w:rPr>
            <w:delText xml:space="preserve">Jeffrey Koperski, Ph.D., </w:delText>
          </w:r>
          <w:r w:rsidR="00F45887" w:rsidRPr="00B9358C" w:rsidDel="0076757C">
            <w:rPr>
              <w:rFonts w:ascii="Verdana" w:hAnsi="Verdana"/>
              <w:i/>
              <w:color w:val="000000"/>
              <w:sz w:val="20"/>
            </w:rPr>
            <w:delText>Professor of Philosophy, Saginaw Valley State University</w:delText>
          </w:r>
        </w:del>
      </w:ins>
    </w:p>
    <w:p w14:paraId="035AE407" w14:textId="77777777" w:rsidR="000239DA" w:rsidRDefault="000239DA">
      <w:pPr>
        <w:pStyle w:val="StyleBodyTextTimesNewRoman"/>
        <w:spacing w:after="240"/>
        <w:ind w:firstLine="0"/>
        <w:pPrChange w:id="112" w:author="Christopher L. Reese" w:date="2015-03-14T19:23:00Z">
          <w:pPr>
            <w:pStyle w:val="StyleBodyTextTimesNewRoman"/>
            <w:spacing w:after="240"/>
            <w:jc w:val="center"/>
          </w:pPr>
        </w:pPrChange>
      </w:pPr>
      <w:r w:rsidRPr="0074350B">
        <w:rPr>
          <w:b/>
          <w:rPrChange w:id="113" w:author="Windows User" w:date="2014-07-18T12:23:00Z">
            <w:rPr/>
          </w:rPrChange>
        </w:rPr>
        <w:t>References</w:t>
      </w:r>
      <w:ins w:id="114" w:author="Christopher L. Reese" w:date="2015-03-14T19:23:00Z">
        <w:r w:rsidR="007504F6">
          <w:rPr>
            <w:b/>
          </w:rPr>
          <w:t xml:space="preserve"> and Recommended Reading </w:t>
        </w:r>
      </w:ins>
    </w:p>
    <w:p w14:paraId="46A32A7B" w14:textId="77777777" w:rsidR="0076757C" w:rsidRPr="0076757C" w:rsidRDefault="006B3CEB" w:rsidP="0076757C">
      <w:pPr>
        <w:pStyle w:val="Bibliography"/>
        <w:rPr>
          <w:ins w:id="115" w:author="Jeffrey Koperski" w:date="2017-04-01T11:02:00Z"/>
          <w:rPrChange w:id="116" w:author="Jeffrey Koperski" w:date="2017-04-01T11:02:00Z">
            <w:rPr>
              <w:ins w:id="117" w:author="Jeffrey Koperski" w:date="2017-04-01T11:02:00Z"/>
            </w:rPr>
          </w:rPrChange>
        </w:rPr>
        <w:pPrChange w:id="118" w:author="Jeffrey Koperski" w:date="2017-04-01T11:02:00Z">
          <w:pPr>
            <w:widowControl w:val="0"/>
            <w:autoSpaceDE w:val="0"/>
            <w:autoSpaceDN w:val="0"/>
            <w:adjustRightInd w:val="0"/>
            <w:spacing w:line="240" w:lineRule="auto"/>
          </w:pPr>
        </w:pPrChange>
      </w:pPr>
      <w:r>
        <w:fldChar w:fldCharType="begin"/>
      </w:r>
      <w:ins w:id="119" w:author="Jeffrey Koperski" w:date="2017-04-01T11:02:00Z">
        <w:r w:rsidR="0076757C">
          <w:instrText xml:space="preserve"> ADDIN ZOTERO_BIBL {"custom":[]} </w:instrText>
        </w:r>
      </w:ins>
      <w:del w:id="120" w:author="Jeffrey Koperski" w:date="2017-04-01T11:02:00Z">
        <w:r w:rsidR="000239DA" w:rsidDel="0076757C">
          <w:delInstrText xml:space="preserve"> ADDIN ZOTERO_BIBL {"custom":[]} </w:delInstrText>
        </w:r>
      </w:del>
      <w:r>
        <w:fldChar w:fldCharType="separate"/>
      </w:r>
      <w:ins w:id="121" w:author="Jeffrey Koperski" w:date="2017-04-01T11:02:00Z">
        <w:r w:rsidR="0076757C" w:rsidRPr="0076757C">
          <w:rPr>
            <w:rPrChange w:id="122" w:author="Jeffrey Koperski" w:date="2017-04-01T11:02:00Z">
              <w:rPr/>
            </w:rPrChange>
          </w:rPr>
          <w:t xml:space="preserve">Boyle, Robert. 1772. “Reason and Religion.” In </w:t>
        </w:r>
        <w:proofErr w:type="gramStart"/>
        <w:r w:rsidR="0076757C" w:rsidRPr="0076757C">
          <w:rPr>
            <w:i/>
            <w:iCs/>
            <w:rPrChange w:id="123" w:author="Jeffrey Koperski" w:date="2017-04-01T11:02:00Z">
              <w:rPr>
                <w:i/>
                <w:iCs/>
              </w:rPr>
            </w:rPrChange>
          </w:rPr>
          <w:t>The</w:t>
        </w:r>
        <w:proofErr w:type="gramEnd"/>
        <w:r w:rsidR="0076757C" w:rsidRPr="0076757C">
          <w:rPr>
            <w:i/>
            <w:iCs/>
            <w:rPrChange w:id="124" w:author="Jeffrey Koperski" w:date="2017-04-01T11:02:00Z">
              <w:rPr>
                <w:i/>
                <w:iCs/>
              </w:rPr>
            </w:rPrChange>
          </w:rPr>
          <w:t xml:space="preserve"> Works of the </w:t>
        </w:r>
        <w:proofErr w:type="spellStart"/>
        <w:r w:rsidR="0076757C" w:rsidRPr="0076757C">
          <w:rPr>
            <w:i/>
            <w:iCs/>
            <w:rPrChange w:id="125" w:author="Jeffrey Koperski" w:date="2017-04-01T11:02:00Z">
              <w:rPr>
                <w:i/>
                <w:iCs/>
              </w:rPr>
            </w:rPrChange>
          </w:rPr>
          <w:t>Honourable</w:t>
        </w:r>
        <w:proofErr w:type="spellEnd"/>
        <w:r w:rsidR="0076757C" w:rsidRPr="0076757C">
          <w:rPr>
            <w:i/>
            <w:iCs/>
            <w:rPrChange w:id="126" w:author="Jeffrey Koperski" w:date="2017-04-01T11:02:00Z">
              <w:rPr>
                <w:i/>
                <w:iCs/>
              </w:rPr>
            </w:rPrChange>
          </w:rPr>
          <w:t xml:space="preserve"> Robert Boyle</w:t>
        </w:r>
        <w:r w:rsidR="0076757C" w:rsidRPr="0076757C">
          <w:rPr>
            <w:rPrChange w:id="127" w:author="Jeffrey Koperski" w:date="2017-04-01T11:02:00Z">
              <w:rPr/>
            </w:rPrChange>
          </w:rPr>
          <w:t xml:space="preserve">, edited by Thomas Birch, 2nd ed. Vol. 4. London: J &amp; F </w:t>
        </w:r>
        <w:proofErr w:type="spellStart"/>
        <w:r w:rsidR="0076757C" w:rsidRPr="0076757C">
          <w:rPr>
            <w:rPrChange w:id="128" w:author="Jeffrey Koperski" w:date="2017-04-01T11:02:00Z">
              <w:rPr/>
            </w:rPrChange>
          </w:rPr>
          <w:t>Rivington</w:t>
        </w:r>
        <w:proofErr w:type="spellEnd"/>
        <w:r w:rsidR="0076757C" w:rsidRPr="0076757C">
          <w:rPr>
            <w:rPrChange w:id="129" w:author="Jeffrey Koperski" w:date="2017-04-01T11:02:00Z">
              <w:rPr/>
            </w:rPrChange>
          </w:rPr>
          <w:t>.</w:t>
        </w:r>
      </w:ins>
    </w:p>
    <w:p w14:paraId="7CA19635" w14:textId="77777777" w:rsidR="0076757C" w:rsidRPr="0076757C" w:rsidRDefault="0076757C" w:rsidP="0076757C">
      <w:pPr>
        <w:pStyle w:val="Bibliography"/>
        <w:rPr>
          <w:ins w:id="130" w:author="Jeffrey Koperski" w:date="2017-04-01T11:02:00Z"/>
          <w:rPrChange w:id="131" w:author="Jeffrey Koperski" w:date="2017-04-01T11:02:00Z">
            <w:rPr>
              <w:ins w:id="132" w:author="Jeffrey Koperski" w:date="2017-04-01T11:02:00Z"/>
            </w:rPr>
          </w:rPrChange>
        </w:rPr>
        <w:pPrChange w:id="133" w:author="Jeffrey Koperski" w:date="2017-04-01T11:02:00Z">
          <w:pPr>
            <w:widowControl w:val="0"/>
            <w:autoSpaceDE w:val="0"/>
            <w:autoSpaceDN w:val="0"/>
            <w:adjustRightInd w:val="0"/>
            <w:spacing w:line="240" w:lineRule="auto"/>
          </w:pPr>
        </w:pPrChange>
      </w:pPr>
      <w:ins w:id="134" w:author="Jeffrey Koperski" w:date="2017-04-01T11:02:00Z">
        <w:r w:rsidRPr="0076757C">
          <w:rPr>
            <w:rPrChange w:id="135" w:author="Jeffrey Koperski" w:date="2017-04-01T11:02:00Z">
              <w:rPr/>
            </w:rPrChange>
          </w:rPr>
          <w:t xml:space="preserve">Koperski, Jeffrey. 2015. </w:t>
        </w:r>
        <w:r w:rsidRPr="0076757C">
          <w:rPr>
            <w:i/>
            <w:iCs/>
            <w:rPrChange w:id="136" w:author="Jeffrey Koperski" w:date="2017-04-01T11:02:00Z">
              <w:rPr>
                <w:i/>
                <w:iCs/>
              </w:rPr>
            </w:rPrChange>
          </w:rPr>
          <w:t>The Physics of Theism: God, Physics, and the Philosophy of Science</w:t>
        </w:r>
        <w:r w:rsidRPr="0076757C">
          <w:rPr>
            <w:rPrChange w:id="137" w:author="Jeffrey Koperski" w:date="2017-04-01T11:02:00Z">
              <w:rPr/>
            </w:rPrChange>
          </w:rPr>
          <w:t>. Chichester, UK: Wiley-Blackwell.</w:t>
        </w:r>
      </w:ins>
    </w:p>
    <w:p w14:paraId="5E0C742D" w14:textId="77777777" w:rsidR="0076757C" w:rsidRPr="0076757C" w:rsidRDefault="0076757C" w:rsidP="0076757C">
      <w:pPr>
        <w:pStyle w:val="Bibliography"/>
        <w:rPr>
          <w:ins w:id="138" w:author="Jeffrey Koperski" w:date="2017-04-01T11:02:00Z"/>
          <w:rPrChange w:id="139" w:author="Jeffrey Koperski" w:date="2017-04-01T11:02:00Z">
            <w:rPr>
              <w:ins w:id="140" w:author="Jeffrey Koperski" w:date="2017-04-01T11:02:00Z"/>
            </w:rPr>
          </w:rPrChange>
        </w:rPr>
        <w:pPrChange w:id="141" w:author="Jeffrey Koperski" w:date="2017-04-01T11:02:00Z">
          <w:pPr>
            <w:widowControl w:val="0"/>
            <w:autoSpaceDE w:val="0"/>
            <w:autoSpaceDN w:val="0"/>
            <w:adjustRightInd w:val="0"/>
            <w:spacing w:line="240" w:lineRule="auto"/>
          </w:pPr>
        </w:pPrChange>
      </w:pPr>
      <w:ins w:id="142" w:author="Jeffrey Koperski" w:date="2017-04-01T11:02:00Z">
        <w:r w:rsidRPr="0076757C">
          <w:rPr>
            <w:rPrChange w:id="143" w:author="Jeffrey Koperski" w:date="2017-04-01T11:02:00Z">
              <w:rPr/>
            </w:rPrChange>
          </w:rPr>
          <w:t xml:space="preserve">Leibniz, </w:t>
        </w:r>
        <w:proofErr w:type="spellStart"/>
        <w:r w:rsidRPr="0076757C">
          <w:rPr>
            <w:rPrChange w:id="144" w:author="Jeffrey Koperski" w:date="2017-04-01T11:02:00Z">
              <w:rPr/>
            </w:rPrChange>
          </w:rPr>
          <w:t>Gottfied</w:t>
        </w:r>
        <w:proofErr w:type="spellEnd"/>
        <w:r w:rsidRPr="0076757C">
          <w:rPr>
            <w:rPrChange w:id="145" w:author="Jeffrey Koperski" w:date="2017-04-01T11:02:00Z">
              <w:rPr/>
            </w:rPrChange>
          </w:rPr>
          <w:t xml:space="preserve"> W., and Samuel Clarke. (1717) 1956. </w:t>
        </w:r>
        <w:r w:rsidRPr="0076757C">
          <w:rPr>
            <w:i/>
            <w:iCs/>
            <w:rPrChange w:id="146" w:author="Jeffrey Koperski" w:date="2017-04-01T11:02:00Z">
              <w:rPr>
                <w:i/>
                <w:iCs/>
              </w:rPr>
            </w:rPrChange>
          </w:rPr>
          <w:t>The Leibniz-Clarke Correspondence: Together with Extracts from Newton’s Principia and Optics</w:t>
        </w:r>
        <w:r w:rsidRPr="0076757C">
          <w:rPr>
            <w:rPrChange w:id="147" w:author="Jeffrey Koperski" w:date="2017-04-01T11:02:00Z">
              <w:rPr/>
            </w:rPrChange>
          </w:rPr>
          <w:t>. Edited by H. G. Alexander. Manchester: Manchester University Press.</w:t>
        </w:r>
      </w:ins>
    </w:p>
    <w:p w14:paraId="1ED1C52E" w14:textId="77777777" w:rsidR="0076757C" w:rsidRPr="0076757C" w:rsidRDefault="0076757C" w:rsidP="0076757C">
      <w:pPr>
        <w:pStyle w:val="Bibliography"/>
        <w:rPr>
          <w:ins w:id="148" w:author="Jeffrey Koperski" w:date="2017-04-01T11:02:00Z"/>
          <w:rPrChange w:id="149" w:author="Jeffrey Koperski" w:date="2017-04-01T11:02:00Z">
            <w:rPr>
              <w:ins w:id="150" w:author="Jeffrey Koperski" w:date="2017-04-01T11:02:00Z"/>
            </w:rPr>
          </w:rPrChange>
        </w:rPr>
        <w:pPrChange w:id="151" w:author="Jeffrey Koperski" w:date="2017-04-01T11:02:00Z">
          <w:pPr>
            <w:widowControl w:val="0"/>
            <w:autoSpaceDE w:val="0"/>
            <w:autoSpaceDN w:val="0"/>
            <w:adjustRightInd w:val="0"/>
            <w:spacing w:line="240" w:lineRule="auto"/>
          </w:pPr>
        </w:pPrChange>
      </w:pPr>
      <w:proofErr w:type="spellStart"/>
      <w:ins w:id="152" w:author="Jeffrey Koperski" w:date="2017-04-01T11:02:00Z">
        <w:r w:rsidRPr="0076757C">
          <w:rPr>
            <w:rPrChange w:id="153" w:author="Jeffrey Koperski" w:date="2017-04-01T11:02:00Z">
              <w:rPr/>
            </w:rPrChange>
          </w:rPr>
          <w:t>Plantinga</w:t>
        </w:r>
        <w:proofErr w:type="spellEnd"/>
        <w:r w:rsidRPr="0076757C">
          <w:rPr>
            <w:rPrChange w:id="154" w:author="Jeffrey Koperski" w:date="2017-04-01T11:02:00Z">
              <w:rPr/>
            </w:rPrChange>
          </w:rPr>
          <w:t xml:space="preserve">, Alvin. 2008. “What Is ‘Intervention’?” </w:t>
        </w:r>
        <w:r w:rsidRPr="0076757C">
          <w:rPr>
            <w:i/>
            <w:iCs/>
            <w:rPrChange w:id="155" w:author="Jeffrey Koperski" w:date="2017-04-01T11:02:00Z">
              <w:rPr>
                <w:i/>
                <w:iCs/>
              </w:rPr>
            </w:rPrChange>
          </w:rPr>
          <w:t>Theology and Science</w:t>
        </w:r>
        <w:r w:rsidRPr="0076757C">
          <w:rPr>
            <w:rPrChange w:id="156" w:author="Jeffrey Koperski" w:date="2017-04-01T11:02:00Z">
              <w:rPr/>
            </w:rPrChange>
          </w:rPr>
          <w:t xml:space="preserve"> 6 (4): 369–401. doi:10.1080/14746700802396106.</w:t>
        </w:r>
      </w:ins>
    </w:p>
    <w:p w14:paraId="70863F96" w14:textId="77777777" w:rsidR="0076757C" w:rsidRPr="0076757C" w:rsidRDefault="0076757C" w:rsidP="0076757C">
      <w:pPr>
        <w:pStyle w:val="Bibliography"/>
        <w:rPr>
          <w:ins w:id="157" w:author="Jeffrey Koperski" w:date="2017-04-01T11:02:00Z"/>
          <w:rPrChange w:id="158" w:author="Jeffrey Koperski" w:date="2017-04-01T11:02:00Z">
            <w:rPr>
              <w:ins w:id="159" w:author="Jeffrey Koperski" w:date="2017-04-01T11:02:00Z"/>
            </w:rPr>
          </w:rPrChange>
        </w:rPr>
        <w:pPrChange w:id="160" w:author="Jeffrey Koperski" w:date="2017-04-01T11:02:00Z">
          <w:pPr>
            <w:widowControl w:val="0"/>
            <w:autoSpaceDE w:val="0"/>
            <w:autoSpaceDN w:val="0"/>
            <w:adjustRightInd w:val="0"/>
            <w:spacing w:line="240" w:lineRule="auto"/>
          </w:pPr>
        </w:pPrChange>
      </w:pPr>
      <w:ins w:id="161" w:author="Jeffrey Koperski" w:date="2017-04-01T11:02:00Z">
        <w:r w:rsidRPr="0076757C">
          <w:rPr>
            <w:rPrChange w:id="162" w:author="Jeffrey Koperski" w:date="2017-04-01T11:02:00Z">
              <w:rPr/>
            </w:rPrChange>
          </w:rPr>
          <w:t xml:space="preserve">Pollard, William G. 1958. </w:t>
        </w:r>
        <w:r w:rsidRPr="0076757C">
          <w:rPr>
            <w:i/>
            <w:iCs/>
            <w:rPrChange w:id="163" w:author="Jeffrey Koperski" w:date="2017-04-01T11:02:00Z">
              <w:rPr>
                <w:i/>
                <w:iCs/>
              </w:rPr>
            </w:rPrChange>
          </w:rPr>
          <w:t>Chance and Providence: God’s Action in a World Governed by Scientific Law</w:t>
        </w:r>
        <w:r w:rsidRPr="0076757C">
          <w:rPr>
            <w:rPrChange w:id="164" w:author="Jeffrey Koperski" w:date="2017-04-01T11:02:00Z">
              <w:rPr/>
            </w:rPrChange>
          </w:rPr>
          <w:t>. New York: Charles Scribner’s Sons.</w:t>
        </w:r>
      </w:ins>
    </w:p>
    <w:p w14:paraId="69426170" w14:textId="77777777" w:rsidR="0076757C" w:rsidRPr="0076757C" w:rsidRDefault="0076757C" w:rsidP="0076757C">
      <w:pPr>
        <w:pStyle w:val="Bibliography"/>
        <w:rPr>
          <w:ins w:id="165" w:author="Jeffrey Koperski" w:date="2017-04-01T11:02:00Z"/>
          <w:rPrChange w:id="166" w:author="Jeffrey Koperski" w:date="2017-04-01T11:02:00Z">
            <w:rPr>
              <w:ins w:id="167" w:author="Jeffrey Koperski" w:date="2017-04-01T11:02:00Z"/>
            </w:rPr>
          </w:rPrChange>
        </w:rPr>
        <w:pPrChange w:id="168" w:author="Jeffrey Koperski" w:date="2017-04-01T11:02:00Z">
          <w:pPr>
            <w:widowControl w:val="0"/>
            <w:autoSpaceDE w:val="0"/>
            <w:autoSpaceDN w:val="0"/>
            <w:adjustRightInd w:val="0"/>
            <w:spacing w:line="240" w:lineRule="auto"/>
          </w:pPr>
        </w:pPrChange>
      </w:pPr>
      <w:ins w:id="169" w:author="Jeffrey Koperski" w:date="2017-04-01T11:02:00Z">
        <w:r w:rsidRPr="0076757C">
          <w:rPr>
            <w:rPrChange w:id="170" w:author="Jeffrey Koperski" w:date="2017-04-01T11:02:00Z">
              <w:rPr/>
            </w:rPrChange>
          </w:rPr>
          <w:t xml:space="preserve">Wald, Robert M. 2010. </w:t>
        </w:r>
        <w:r w:rsidRPr="0076757C">
          <w:rPr>
            <w:i/>
            <w:iCs/>
            <w:rPrChange w:id="171" w:author="Jeffrey Koperski" w:date="2017-04-01T11:02:00Z">
              <w:rPr>
                <w:i/>
                <w:iCs/>
              </w:rPr>
            </w:rPrChange>
          </w:rPr>
          <w:t>General Relativity</w:t>
        </w:r>
        <w:r w:rsidRPr="0076757C">
          <w:rPr>
            <w:rPrChange w:id="172" w:author="Jeffrey Koperski" w:date="2017-04-01T11:02:00Z">
              <w:rPr/>
            </w:rPrChange>
          </w:rPr>
          <w:t>. Chicago: University of Chicago Press.</w:t>
        </w:r>
      </w:ins>
    </w:p>
    <w:p w14:paraId="50EA8914" w14:textId="32A100F2" w:rsidR="000239DA" w:rsidDel="0076757C" w:rsidRDefault="000239DA" w:rsidP="000239DA">
      <w:pPr>
        <w:pStyle w:val="Bibliography"/>
        <w:rPr>
          <w:ins w:id="173" w:author="Windows User" w:date="2014-07-18T12:30:00Z"/>
          <w:del w:id="174" w:author="Jeffrey Koperski" w:date="2017-04-01T11:02:00Z"/>
        </w:rPr>
      </w:pPr>
      <w:del w:id="175" w:author="Jeffrey Koperski" w:date="2017-04-01T11:02:00Z">
        <w:r w:rsidRPr="000239DA" w:rsidDel="0076757C">
          <w:delText xml:space="preserve">Boyle, Robert. 1772. “Reason and Religion.” In </w:delText>
        </w:r>
        <w:r w:rsidRPr="000239DA" w:rsidDel="0076757C">
          <w:rPr>
            <w:i/>
            <w:iCs/>
          </w:rPr>
          <w:delText>The Works of the Honourable Robert Boyle</w:delText>
        </w:r>
        <w:r w:rsidRPr="000239DA" w:rsidDel="0076757C">
          <w:delText>, edited by Thomas Birch. Vol. IV. London: J. and F. Rivington.</w:delText>
        </w:r>
      </w:del>
    </w:p>
    <w:p w14:paraId="5099A85E" w14:textId="7DE7A91C" w:rsidR="00D179E7" w:rsidRPr="00D179E7" w:rsidDel="0076757C" w:rsidRDefault="00D179E7">
      <w:pPr>
        <w:spacing w:line="240" w:lineRule="auto"/>
        <w:ind w:left="720" w:hanging="720"/>
        <w:rPr>
          <w:del w:id="176" w:author="Jeffrey Koperski" w:date="2017-04-01T11:02:00Z"/>
        </w:rPr>
        <w:pPrChange w:id="177" w:author="Windows User" w:date="2014-07-18T12:31:00Z">
          <w:pPr>
            <w:pStyle w:val="Bibliography"/>
          </w:pPr>
        </w:pPrChange>
      </w:pPr>
      <w:ins w:id="178" w:author="Windows User" w:date="2014-07-18T12:30:00Z">
        <w:del w:id="179" w:author="Jeffrey Koperski" w:date="2017-04-01T11:02:00Z">
          <w:r w:rsidDel="0076757C">
            <w:delText xml:space="preserve">Keener, Craig S. 2011. </w:delText>
          </w:r>
          <w:r w:rsidDel="0076757C">
            <w:rPr>
              <w:i/>
            </w:rPr>
            <w:delText>Miracles: The Credibility of the New Testament Accounts</w:delText>
          </w:r>
          <w:r w:rsidDel="0076757C">
            <w:delText xml:space="preserve">, 2 vols. </w:delText>
          </w:r>
        </w:del>
      </w:ins>
      <w:ins w:id="180" w:author="Windows User" w:date="2014-07-18T12:31:00Z">
        <w:del w:id="181" w:author="Jeffrey Koperski" w:date="2017-04-01T11:02:00Z">
          <w:r w:rsidDel="0076757C">
            <w:delText>Grand Rapids: Baker Academic.</w:delText>
          </w:r>
        </w:del>
      </w:ins>
    </w:p>
    <w:p w14:paraId="31DD11C4" w14:textId="2212EC46" w:rsidR="000239DA" w:rsidRPr="000239DA" w:rsidDel="0076757C" w:rsidRDefault="000239DA" w:rsidP="000239DA">
      <w:pPr>
        <w:pStyle w:val="Bibliography"/>
        <w:rPr>
          <w:del w:id="182" w:author="Jeffrey Koperski" w:date="2017-04-01T11:02:00Z"/>
        </w:rPr>
      </w:pPr>
      <w:del w:id="183" w:author="Jeffrey Koperski" w:date="2017-04-01T11:02:00Z">
        <w:r w:rsidRPr="000239DA" w:rsidDel="0076757C">
          <w:delText xml:space="preserve">Koperski, Jeffrey. 2014. </w:delText>
        </w:r>
        <w:r w:rsidRPr="000239DA" w:rsidDel="0076757C">
          <w:rPr>
            <w:i/>
            <w:iCs/>
          </w:rPr>
          <w:delText>The Physics of Theism: God, Physics, and the Philosophy of Science</w:delText>
        </w:r>
        <w:r w:rsidRPr="000239DA" w:rsidDel="0076757C">
          <w:delText>. Malden, MA: Wiley-Blackwell.</w:delText>
        </w:r>
      </w:del>
    </w:p>
    <w:p w14:paraId="08FF4A19" w14:textId="35180D92" w:rsidR="000239DA" w:rsidRPr="000239DA" w:rsidDel="0076757C" w:rsidRDefault="000239DA" w:rsidP="000239DA">
      <w:pPr>
        <w:pStyle w:val="Bibliography"/>
        <w:rPr>
          <w:del w:id="184" w:author="Jeffrey Koperski" w:date="2017-04-01T11:02:00Z"/>
        </w:rPr>
      </w:pPr>
      <w:del w:id="185" w:author="Jeffrey Koperski" w:date="2017-04-01T11:02:00Z">
        <w:r w:rsidRPr="000239DA" w:rsidDel="0076757C">
          <w:delText xml:space="preserve">Leibniz, Gottfied W., and Samuel Clarke. 1956. </w:delText>
        </w:r>
        <w:r w:rsidRPr="000239DA" w:rsidDel="0076757C">
          <w:rPr>
            <w:i/>
            <w:iCs/>
          </w:rPr>
          <w:delText>The Leibniz-Clarke Correspondence: Together with Extracts from Newton’s Principia and Optics</w:delText>
        </w:r>
        <w:r w:rsidRPr="000239DA" w:rsidDel="0076757C">
          <w:delText>. Edited by H. G. Alexander. Manchester: Manchester University Press.</w:delText>
        </w:r>
      </w:del>
    </w:p>
    <w:p w14:paraId="44CA55E8" w14:textId="23A2482D" w:rsidR="000239DA" w:rsidRPr="000239DA" w:rsidDel="0076757C" w:rsidRDefault="000239DA" w:rsidP="000239DA">
      <w:pPr>
        <w:pStyle w:val="Bibliography"/>
        <w:rPr>
          <w:del w:id="186" w:author="Jeffrey Koperski" w:date="2017-04-01T11:02:00Z"/>
        </w:rPr>
      </w:pPr>
      <w:del w:id="187" w:author="Jeffrey Koperski" w:date="2017-04-01T11:02:00Z">
        <w:r w:rsidRPr="000239DA" w:rsidDel="0076757C">
          <w:delText xml:space="preserve">Plantinga, Alvin. 2008. “What Is ‘Intervention’?” </w:delText>
        </w:r>
        <w:r w:rsidRPr="000239DA" w:rsidDel="0076757C">
          <w:rPr>
            <w:i/>
            <w:iCs/>
          </w:rPr>
          <w:delText>Theology and Science</w:delText>
        </w:r>
        <w:r w:rsidRPr="000239DA" w:rsidDel="0076757C">
          <w:delText xml:space="preserve"> 6 (4): 369</w:delText>
        </w:r>
      </w:del>
      <w:ins w:id="188" w:author="Christopher L. Reese" w:date="2015-03-14T19:26:00Z">
        <w:del w:id="189" w:author="Jeffrey Koperski" w:date="2017-04-01T11:02:00Z">
          <w:r w:rsidR="000831CB" w:rsidDel="0076757C">
            <w:delText>-</w:delText>
          </w:r>
        </w:del>
      </w:ins>
      <w:del w:id="190" w:author="Jeffrey Koperski" w:date="2017-04-01T11:02:00Z">
        <w:r w:rsidRPr="000239DA" w:rsidDel="0076757C">
          <w:delText>–401. doi:10.1080/14746700802396106.</w:delText>
        </w:r>
      </w:del>
    </w:p>
    <w:p w14:paraId="214E814C" w14:textId="7A2D9183" w:rsidR="000239DA" w:rsidRPr="000239DA" w:rsidDel="0076757C" w:rsidRDefault="000239DA" w:rsidP="000239DA">
      <w:pPr>
        <w:pStyle w:val="Bibliography"/>
        <w:rPr>
          <w:del w:id="191" w:author="Jeffrey Koperski" w:date="2017-04-01T11:02:00Z"/>
        </w:rPr>
      </w:pPr>
      <w:del w:id="192" w:author="Jeffrey Koperski" w:date="2017-04-01T11:02:00Z">
        <w:r w:rsidRPr="000239DA" w:rsidDel="0076757C">
          <w:delText xml:space="preserve">Pollard, William G. 1958. </w:delText>
        </w:r>
        <w:r w:rsidRPr="000239DA" w:rsidDel="0076757C">
          <w:rPr>
            <w:i/>
            <w:iCs/>
          </w:rPr>
          <w:delText>Chance and Providence: God’s Action in a World Governed by Scientific Law</w:delText>
        </w:r>
        <w:r w:rsidRPr="000239DA" w:rsidDel="0076757C">
          <w:delText>. New York: Charles Scribner’s Sons.</w:delText>
        </w:r>
      </w:del>
    </w:p>
    <w:p w14:paraId="5BC2F62F" w14:textId="69BD005B" w:rsidR="000239DA" w:rsidRPr="000239DA" w:rsidDel="0076757C" w:rsidRDefault="000239DA" w:rsidP="000239DA">
      <w:pPr>
        <w:pStyle w:val="Bibliography"/>
        <w:rPr>
          <w:del w:id="193" w:author="Jeffrey Koperski" w:date="2017-04-01T11:02:00Z"/>
        </w:rPr>
      </w:pPr>
      <w:del w:id="194" w:author="Jeffrey Koperski" w:date="2017-04-01T11:02:00Z">
        <w:r w:rsidRPr="000239DA" w:rsidDel="0076757C">
          <w:delText xml:space="preserve">Wald, Robert M. 2010. </w:delText>
        </w:r>
        <w:r w:rsidRPr="000239DA" w:rsidDel="0076757C">
          <w:rPr>
            <w:i/>
            <w:iCs/>
          </w:rPr>
          <w:delText>General Relativity</w:delText>
        </w:r>
        <w:r w:rsidRPr="000239DA" w:rsidDel="0076757C">
          <w:delText>. Chicago: University of Chicago Press.</w:delText>
        </w:r>
      </w:del>
    </w:p>
    <w:p w14:paraId="616B3E0B" w14:textId="77777777" w:rsidR="00AE4A86" w:rsidRDefault="006B3CEB" w:rsidP="00A701A1">
      <w:pPr>
        <w:pStyle w:val="StyleBodyTextTimesNewRoman"/>
      </w:pPr>
      <w:r>
        <w:fldChar w:fldCharType="end"/>
      </w:r>
    </w:p>
    <w:p w14:paraId="6A380515" w14:textId="77777777" w:rsidR="00681EE3" w:rsidDel="009B591B" w:rsidRDefault="00681EE3" w:rsidP="00681EE3">
      <w:pPr>
        <w:pStyle w:val="StyleBodyTextTimesNewRoman"/>
        <w:spacing w:line="240" w:lineRule="auto"/>
        <w:ind w:firstLine="0"/>
        <w:rPr>
          <w:del w:id="195" w:author="Christopher L. Reese" w:date="2015-03-14T19:24:00Z"/>
        </w:rPr>
      </w:pPr>
      <w:bookmarkStart w:id="196" w:name="_GoBack"/>
      <w:bookmarkEnd w:id="196"/>
      <w:del w:id="197" w:author="Christopher L. Reese" w:date="2015-03-14T19:24:00Z">
        <w:r w:rsidDel="009B591B">
          <w:delText>Jeffrey Koperski</w:delText>
        </w:r>
      </w:del>
    </w:p>
    <w:p w14:paraId="0227F5B6" w14:textId="77777777" w:rsidR="00681EE3" w:rsidRDefault="00681EE3" w:rsidP="00A701A1">
      <w:pPr>
        <w:pStyle w:val="StyleBodyTextTimesNewRoman"/>
      </w:pPr>
    </w:p>
    <w:sectPr w:rsidR="00681EE3" w:rsidSect="00672FF4">
      <w:headerReference w:type="default" r:id="rId10"/>
      <w:pgSz w:w="12240" w:h="15840"/>
      <w:pgMar w:top="1440" w:right="1440" w:bottom="1440" w:left="1440" w:header="720" w:footer="720" w:gutter="0"/>
      <w:pgNumType w:start="1"/>
      <w:cols w:space="720"/>
      <w:noEndnote/>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3" w:author="Christopher L. Reese" w:date="2015-03-14T19:49:00Z" w:initials="CLR">
    <w:p w14:paraId="5209FCFD" w14:textId="77777777" w:rsidR="003C02B7" w:rsidRDefault="003C02B7">
      <w:pPr>
        <w:pStyle w:val="CommentText"/>
      </w:pPr>
      <w:r>
        <w:rPr>
          <w:rStyle w:val="CommentReference"/>
        </w:rPr>
        <w:annotationRef/>
      </w:r>
      <w:r>
        <w:t xml:space="preserve">I didn’t see an entry in the bibliography for this reference.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209FCFD"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AFD44E" w14:textId="77777777" w:rsidR="00D21B60" w:rsidRDefault="00D21B60">
      <w:r>
        <w:separator/>
      </w:r>
    </w:p>
  </w:endnote>
  <w:endnote w:type="continuationSeparator" w:id="0">
    <w:p w14:paraId="5B4CC083" w14:textId="77777777" w:rsidR="00D21B60" w:rsidRDefault="00D21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G Times">
    <w:altName w:val="Times New Roman"/>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2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0C317D" w14:textId="77777777" w:rsidR="00D21B60" w:rsidRDefault="00D21B60">
      <w:r>
        <w:separator/>
      </w:r>
    </w:p>
  </w:footnote>
  <w:footnote w:type="continuationSeparator" w:id="0">
    <w:p w14:paraId="5AB71185" w14:textId="77777777" w:rsidR="00D21B60" w:rsidRDefault="00D21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29033" w14:textId="77777777" w:rsidR="00FF23B1" w:rsidRPr="00DD133C" w:rsidRDefault="00FF23B1">
    <w:pPr>
      <w:pStyle w:val="Header"/>
      <w:rPr>
        <w:rFonts w:ascii="Arial" w:hAnsi="Arial" w:cs="Arial"/>
        <w:b w:val="0"/>
        <w:sz w:val="22"/>
      </w:rPr>
    </w:pPr>
    <w:del w:id="198" w:author="Christopher L. Reese" w:date="2015-03-14T19:24:00Z">
      <w:r w:rsidRPr="00DD133C" w:rsidDel="009B591B">
        <w:rPr>
          <w:rFonts w:ascii="Arial" w:hAnsi="Arial" w:cs="Arial"/>
          <w:b w:val="0"/>
          <w:i/>
          <w:sz w:val="22"/>
        </w:rPr>
        <w:delText>Koperski</w:delText>
      </w:r>
      <w:r w:rsidRPr="00DD133C" w:rsidDel="009B591B">
        <w:rPr>
          <w:rFonts w:ascii="Arial" w:hAnsi="Arial" w:cs="Arial"/>
          <w:b w:val="0"/>
          <w:i/>
          <w:sz w:val="22"/>
        </w:rPr>
        <w:tab/>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F3E64"/>
    <w:multiLevelType w:val="multilevel"/>
    <w:tmpl w:val="64F2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D70F8"/>
    <w:multiLevelType w:val="multilevel"/>
    <w:tmpl w:val="646E3CAA"/>
    <w:lvl w:ilvl="0">
      <w:start w:val="1"/>
      <w:numFmt w:val="none"/>
      <w:lvlText w:val=""/>
      <w:lvlJc w:val="left"/>
      <w:pPr>
        <w:tabs>
          <w:tab w:val="num" w:pos="360"/>
        </w:tabs>
        <w:ind w:left="360" w:hanging="360"/>
      </w:pPr>
      <w:rPr>
        <w:rFonts w:ascii="CG Times" w:hAnsi="CG Times" w:hint="default"/>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2C0734EC"/>
    <w:multiLevelType w:val="hybridMultilevel"/>
    <w:tmpl w:val="233658CE"/>
    <w:lvl w:ilvl="0" w:tplc="71A2B6D4">
      <w:start w:val="1"/>
      <w:numFmt w:val="bullet"/>
      <w:lvlText w:val="•"/>
      <w:lvlJc w:val="left"/>
      <w:pPr>
        <w:tabs>
          <w:tab w:val="num" w:pos="720"/>
        </w:tabs>
        <w:ind w:left="720" w:hanging="360"/>
      </w:pPr>
      <w:rPr>
        <w:rFonts w:ascii="Times New Roman" w:hAnsi="Times New Roman" w:hint="default"/>
      </w:rPr>
    </w:lvl>
    <w:lvl w:ilvl="1" w:tplc="8C2A9966">
      <w:start w:val="1114"/>
      <w:numFmt w:val="bullet"/>
      <w:lvlText w:val="–"/>
      <w:lvlJc w:val="left"/>
      <w:pPr>
        <w:tabs>
          <w:tab w:val="num" w:pos="1440"/>
        </w:tabs>
        <w:ind w:left="1440" w:hanging="360"/>
      </w:pPr>
      <w:rPr>
        <w:rFonts w:ascii="Times New Roman" w:hAnsi="Times New Roman" w:hint="default"/>
      </w:rPr>
    </w:lvl>
    <w:lvl w:ilvl="2" w:tplc="7472ACB6">
      <w:start w:val="1114"/>
      <w:numFmt w:val="bullet"/>
      <w:lvlText w:val="•"/>
      <w:lvlJc w:val="left"/>
      <w:pPr>
        <w:tabs>
          <w:tab w:val="num" w:pos="2160"/>
        </w:tabs>
        <w:ind w:left="2160" w:hanging="360"/>
      </w:pPr>
      <w:rPr>
        <w:rFonts w:ascii="Times New Roman" w:hAnsi="Times New Roman" w:hint="default"/>
      </w:rPr>
    </w:lvl>
    <w:lvl w:ilvl="3" w:tplc="4C24543A" w:tentative="1">
      <w:start w:val="1"/>
      <w:numFmt w:val="bullet"/>
      <w:lvlText w:val="•"/>
      <w:lvlJc w:val="left"/>
      <w:pPr>
        <w:tabs>
          <w:tab w:val="num" w:pos="2880"/>
        </w:tabs>
        <w:ind w:left="2880" w:hanging="360"/>
      </w:pPr>
      <w:rPr>
        <w:rFonts w:ascii="Times New Roman" w:hAnsi="Times New Roman" w:hint="default"/>
      </w:rPr>
    </w:lvl>
    <w:lvl w:ilvl="4" w:tplc="A9E66536" w:tentative="1">
      <w:start w:val="1"/>
      <w:numFmt w:val="bullet"/>
      <w:lvlText w:val="•"/>
      <w:lvlJc w:val="left"/>
      <w:pPr>
        <w:tabs>
          <w:tab w:val="num" w:pos="3600"/>
        </w:tabs>
        <w:ind w:left="3600" w:hanging="360"/>
      </w:pPr>
      <w:rPr>
        <w:rFonts w:ascii="Times New Roman" w:hAnsi="Times New Roman" w:hint="default"/>
      </w:rPr>
    </w:lvl>
    <w:lvl w:ilvl="5" w:tplc="4A9CD3EA" w:tentative="1">
      <w:start w:val="1"/>
      <w:numFmt w:val="bullet"/>
      <w:lvlText w:val="•"/>
      <w:lvlJc w:val="left"/>
      <w:pPr>
        <w:tabs>
          <w:tab w:val="num" w:pos="4320"/>
        </w:tabs>
        <w:ind w:left="4320" w:hanging="360"/>
      </w:pPr>
      <w:rPr>
        <w:rFonts w:ascii="Times New Roman" w:hAnsi="Times New Roman" w:hint="default"/>
      </w:rPr>
    </w:lvl>
    <w:lvl w:ilvl="6" w:tplc="4D8C5A42" w:tentative="1">
      <w:start w:val="1"/>
      <w:numFmt w:val="bullet"/>
      <w:lvlText w:val="•"/>
      <w:lvlJc w:val="left"/>
      <w:pPr>
        <w:tabs>
          <w:tab w:val="num" w:pos="5040"/>
        </w:tabs>
        <w:ind w:left="5040" w:hanging="360"/>
      </w:pPr>
      <w:rPr>
        <w:rFonts w:ascii="Times New Roman" w:hAnsi="Times New Roman" w:hint="default"/>
      </w:rPr>
    </w:lvl>
    <w:lvl w:ilvl="7" w:tplc="F3C8C1D4" w:tentative="1">
      <w:start w:val="1"/>
      <w:numFmt w:val="bullet"/>
      <w:lvlText w:val="•"/>
      <w:lvlJc w:val="left"/>
      <w:pPr>
        <w:tabs>
          <w:tab w:val="num" w:pos="5760"/>
        </w:tabs>
        <w:ind w:left="5760" w:hanging="360"/>
      </w:pPr>
      <w:rPr>
        <w:rFonts w:ascii="Times New Roman" w:hAnsi="Times New Roman" w:hint="default"/>
      </w:rPr>
    </w:lvl>
    <w:lvl w:ilvl="8" w:tplc="5CA6DCF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1BF1FE6"/>
    <w:multiLevelType w:val="multilevel"/>
    <w:tmpl w:val="975C1D40"/>
    <w:lvl w:ilvl="0">
      <w:start w:val="2"/>
      <w:numFmt w:val="upperRoman"/>
      <w:lvlText w:val="Chapter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3A587BBA"/>
    <w:multiLevelType w:val="multilevel"/>
    <w:tmpl w:val="AB9C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6712EB"/>
    <w:multiLevelType w:val="hybridMultilevel"/>
    <w:tmpl w:val="D0C2538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61D862B3"/>
    <w:multiLevelType w:val="multilevel"/>
    <w:tmpl w:val="328CA47C"/>
    <w:lvl w:ilvl="0">
      <w:start w:val="1"/>
      <w:numFmt w:val="none"/>
      <w:lvlText w:val=""/>
      <w:lvlJc w:val="left"/>
      <w:pPr>
        <w:tabs>
          <w:tab w:val="num" w:pos="360"/>
        </w:tabs>
        <w:ind w:left="360" w:hanging="360"/>
      </w:pPr>
      <w:rPr>
        <w:rFonts w:ascii="CG Times" w:hAnsi="Tahoma" w:hint="default"/>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62325271"/>
    <w:multiLevelType w:val="singleLevel"/>
    <w:tmpl w:val="9BE04C0E"/>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67933593"/>
    <w:multiLevelType w:val="singleLevel"/>
    <w:tmpl w:val="BF18872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9FE04B7"/>
    <w:multiLevelType w:val="singleLevel"/>
    <w:tmpl w:val="FB7C8D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ACF6383"/>
    <w:multiLevelType w:val="singleLevel"/>
    <w:tmpl w:val="514E724C"/>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6"/>
  </w:num>
  <w:num w:numId="3">
    <w:abstractNumId w:val="6"/>
  </w:num>
  <w:num w:numId="4">
    <w:abstractNumId w:val="6"/>
  </w:num>
  <w:num w:numId="5">
    <w:abstractNumId w:val="6"/>
  </w:num>
  <w:num w:numId="6">
    <w:abstractNumId w:val="6"/>
  </w:num>
  <w:num w:numId="7">
    <w:abstractNumId w:val="8"/>
  </w:num>
  <w:num w:numId="8">
    <w:abstractNumId w:val="1"/>
  </w:num>
  <w:num w:numId="9">
    <w:abstractNumId w:val="10"/>
  </w:num>
  <w:num w:numId="10">
    <w:abstractNumId w:val="9"/>
  </w:num>
  <w:num w:numId="11">
    <w:abstractNumId w:val="5"/>
  </w:num>
  <w:num w:numId="12">
    <w:abstractNumId w:val="7"/>
  </w:num>
  <w:num w:numId="13">
    <w:abstractNumId w:val="6"/>
    <w:lvlOverride w:ilvl="0">
      <w:startOverride w:val="1"/>
    </w:lvlOverride>
    <w:lvlOverride w:ilvl="1"/>
    <w:lvlOverride w:ilvl="2"/>
    <w:lvlOverride w:ilvl="3"/>
    <w:lvlOverride w:ilvl="4"/>
    <w:lvlOverride w:ilvl="5"/>
    <w:lvlOverride w:ilvl="6"/>
    <w:lvlOverride w:ilvl="7"/>
    <w:lvlOverride w:ilvl="8"/>
  </w:num>
  <w:num w:numId="14">
    <w:abstractNumId w:val="2"/>
  </w:num>
  <w:num w:numId="15">
    <w:abstractNumId w:val="3"/>
  </w:num>
  <w:num w:numId="16">
    <w:abstractNumId w:val="3"/>
  </w:num>
  <w:num w:numId="17">
    <w:abstractNumId w:val="0"/>
  </w:num>
  <w:num w:numId="18">
    <w:abstractNumId w:val="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effrey Koperski">
    <w15:presenceInfo w15:providerId="None" w15:userId="Jeffrey Kopers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ADC"/>
    <w:rsid w:val="0000041C"/>
    <w:rsid w:val="000012BD"/>
    <w:rsid w:val="00002250"/>
    <w:rsid w:val="00002A1C"/>
    <w:rsid w:val="00002FE2"/>
    <w:rsid w:val="00003428"/>
    <w:rsid w:val="00004C62"/>
    <w:rsid w:val="00004DE3"/>
    <w:rsid w:val="00005CBF"/>
    <w:rsid w:val="0000755A"/>
    <w:rsid w:val="000075A1"/>
    <w:rsid w:val="00011EE0"/>
    <w:rsid w:val="000121E9"/>
    <w:rsid w:val="0001276A"/>
    <w:rsid w:val="000144F5"/>
    <w:rsid w:val="000147F6"/>
    <w:rsid w:val="00014CD1"/>
    <w:rsid w:val="00015703"/>
    <w:rsid w:val="00015A31"/>
    <w:rsid w:val="00015A4E"/>
    <w:rsid w:val="00015B39"/>
    <w:rsid w:val="0001659D"/>
    <w:rsid w:val="0001677A"/>
    <w:rsid w:val="00016EA3"/>
    <w:rsid w:val="00017625"/>
    <w:rsid w:val="00017B57"/>
    <w:rsid w:val="00021F9B"/>
    <w:rsid w:val="0002263B"/>
    <w:rsid w:val="000239DA"/>
    <w:rsid w:val="00024055"/>
    <w:rsid w:val="000245DE"/>
    <w:rsid w:val="000258E8"/>
    <w:rsid w:val="00026C43"/>
    <w:rsid w:val="000274C0"/>
    <w:rsid w:val="00030155"/>
    <w:rsid w:val="00030325"/>
    <w:rsid w:val="000323D1"/>
    <w:rsid w:val="00033123"/>
    <w:rsid w:val="00033CBD"/>
    <w:rsid w:val="00034E80"/>
    <w:rsid w:val="00035199"/>
    <w:rsid w:val="00035A0F"/>
    <w:rsid w:val="00035F31"/>
    <w:rsid w:val="00036411"/>
    <w:rsid w:val="00037922"/>
    <w:rsid w:val="00037A46"/>
    <w:rsid w:val="00040A11"/>
    <w:rsid w:val="00040A3A"/>
    <w:rsid w:val="0004148A"/>
    <w:rsid w:val="00042DBA"/>
    <w:rsid w:val="000436BC"/>
    <w:rsid w:val="0004496E"/>
    <w:rsid w:val="00044A4D"/>
    <w:rsid w:val="000463B7"/>
    <w:rsid w:val="00046699"/>
    <w:rsid w:val="000467D1"/>
    <w:rsid w:val="0004771F"/>
    <w:rsid w:val="000479EF"/>
    <w:rsid w:val="000502C8"/>
    <w:rsid w:val="00050830"/>
    <w:rsid w:val="00051D08"/>
    <w:rsid w:val="00051FB7"/>
    <w:rsid w:val="00052231"/>
    <w:rsid w:val="0005268E"/>
    <w:rsid w:val="000526EC"/>
    <w:rsid w:val="0005302C"/>
    <w:rsid w:val="00053E09"/>
    <w:rsid w:val="00054DC7"/>
    <w:rsid w:val="00055701"/>
    <w:rsid w:val="00056019"/>
    <w:rsid w:val="000567D5"/>
    <w:rsid w:val="00056840"/>
    <w:rsid w:val="000574D1"/>
    <w:rsid w:val="00057CD9"/>
    <w:rsid w:val="00057DB6"/>
    <w:rsid w:val="000627D6"/>
    <w:rsid w:val="000628F5"/>
    <w:rsid w:val="000638AF"/>
    <w:rsid w:val="00064346"/>
    <w:rsid w:val="000657DF"/>
    <w:rsid w:val="0006633D"/>
    <w:rsid w:val="00066E17"/>
    <w:rsid w:val="000677C7"/>
    <w:rsid w:val="00070A7C"/>
    <w:rsid w:val="00070AEF"/>
    <w:rsid w:val="0007181C"/>
    <w:rsid w:val="0007199F"/>
    <w:rsid w:val="00071E48"/>
    <w:rsid w:val="000742BC"/>
    <w:rsid w:val="00074925"/>
    <w:rsid w:val="000749DD"/>
    <w:rsid w:val="00075696"/>
    <w:rsid w:val="000756F8"/>
    <w:rsid w:val="00075BB9"/>
    <w:rsid w:val="00075EF9"/>
    <w:rsid w:val="0007662C"/>
    <w:rsid w:val="0007677A"/>
    <w:rsid w:val="00076A93"/>
    <w:rsid w:val="00076D25"/>
    <w:rsid w:val="00077DA3"/>
    <w:rsid w:val="00081907"/>
    <w:rsid w:val="00081DA9"/>
    <w:rsid w:val="00082037"/>
    <w:rsid w:val="0008284F"/>
    <w:rsid w:val="00082B6A"/>
    <w:rsid w:val="000831CB"/>
    <w:rsid w:val="00084242"/>
    <w:rsid w:val="000842FB"/>
    <w:rsid w:val="00084CD7"/>
    <w:rsid w:val="00085059"/>
    <w:rsid w:val="00087268"/>
    <w:rsid w:val="0008740A"/>
    <w:rsid w:val="00087646"/>
    <w:rsid w:val="00087A1E"/>
    <w:rsid w:val="0009174C"/>
    <w:rsid w:val="00091B84"/>
    <w:rsid w:val="000924CC"/>
    <w:rsid w:val="00092BDE"/>
    <w:rsid w:val="00095B2E"/>
    <w:rsid w:val="00096DE9"/>
    <w:rsid w:val="000A08F8"/>
    <w:rsid w:val="000A27A5"/>
    <w:rsid w:val="000A28C0"/>
    <w:rsid w:val="000A3907"/>
    <w:rsid w:val="000A439A"/>
    <w:rsid w:val="000A600B"/>
    <w:rsid w:val="000A6ADE"/>
    <w:rsid w:val="000A743F"/>
    <w:rsid w:val="000A7847"/>
    <w:rsid w:val="000A7C21"/>
    <w:rsid w:val="000B1122"/>
    <w:rsid w:val="000B2A1C"/>
    <w:rsid w:val="000B35FA"/>
    <w:rsid w:val="000B42B6"/>
    <w:rsid w:val="000B4A23"/>
    <w:rsid w:val="000B574A"/>
    <w:rsid w:val="000B6031"/>
    <w:rsid w:val="000C0EE4"/>
    <w:rsid w:val="000C257E"/>
    <w:rsid w:val="000C2965"/>
    <w:rsid w:val="000C2E76"/>
    <w:rsid w:val="000C3035"/>
    <w:rsid w:val="000C31B4"/>
    <w:rsid w:val="000C3AB1"/>
    <w:rsid w:val="000C3FC4"/>
    <w:rsid w:val="000C436D"/>
    <w:rsid w:val="000C55C2"/>
    <w:rsid w:val="000C5BD7"/>
    <w:rsid w:val="000C6575"/>
    <w:rsid w:val="000C6A13"/>
    <w:rsid w:val="000C7A8B"/>
    <w:rsid w:val="000D05CE"/>
    <w:rsid w:val="000D1404"/>
    <w:rsid w:val="000D1719"/>
    <w:rsid w:val="000D21D9"/>
    <w:rsid w:val="000D28D2"/>
    <w:rsid w:val="000D2923"/>
    <w:rsid w:val="000D30E3"/>
    <w:rsid w:val="000D3A78"/>
    <w:rsid w:val="000D3AC0"/>
    <w:rsid w:val="000D3B3E"/>
    <w:rsid w:val="000D47B2"/>
    <w:rsid w:val="000D4B12"/>
    <w:rsid w:val="000D57AA"/>
    <w:rsid w:val="000D6259"/>
    <w:rsid w:val="000D701B"/>
    <w:rsid w:val="000E0058"/>
    <w:rsid w:val="000E1C83"/>
    <w:rsid w:val="000E29C8"/>
    <w:rsid w:val="000E3B77"/>
    <w:rsid w:val="000E473E"/>
    <w:rsid w:val="000E62B2"/>
    <w:rsid w:val="000E77F6"/>
    <w:rsid w:val="000E7A94"/>
    <w:rsid w:val="000E7F22"/>
    <w:rsid w:val="000F1178"/>
    <w:rsid w:val="000F1D68"/>
    <w:rsid w:val="000F20C7"/>
    <w:rsid w:val="000F2340"/>
    <w:rsid w:val="000F298D"/>
    <w:rsid w:val="000F2D32"/>
    <w:rsid w:val="000F37EC"/>
    <w:rsid w:val="000F44BF"/>
    <w:rsid w:val="000F52F6"/>
    <w:rsid w:val="000F6463"/>
    <w:rsid w:val="000F67DF"/>
    <w:rsid w:val="000F67ED"/>
    <w:rsid w:val="000F72B5"/>
    <w:rsid w:val="000F755C"/>
    <w:rsid w:val="001001D4"/>
    <w:rsid w:val="00101069"/>
    <w:rsid w:val="00101129"/>
    <w:rsid w:val="001020C4"/>
    <w:rsid w:val="001038A1"/>
    <w:rsid w:val="00103ECE"/>
    <w:rsid w:val="00106B98"/>
    <w:rsid w:val="00107BA3"/>
    <w:rsid w:val="001106DA"/>
    <w:rsid w:val="0011104B"/>
    <w:rsid w:val="001117A6"/>
    <w:rsid w:val="00111CC6"/>
    <w:rsid w:val="001121B5"/>
    <w:rsid w:val="00112A7E"/>
    <w:rsid w:val="0011344D"/>
    <w:rsid w:val="0011493C"/>
    <w:rsid w:val="001152F5"/>
    <w:rsid w:val="001168AB"/>
    <w:rsid w:val="00117747"/>
    <w:rsid w:val="00117B80"/>
    <w:rsid w:val="001215B1"/>
    <w:rsid w:val="00121DBB"/>
    <w:rsid w:val="001228C2"/>
    <w:rsid w:val="001237AE"/>
    <w:rsid w:val="00123ACB"/>
    <w:rsid w:val="0012498E"/>
    <w:rsid w:val="00124C3E"/>
    <w:rsid w:val="001263CA"/>
    <w:rsid w:val="0012665B"/>
    <w:rsid w:val="00127819"/>
    <w:rsid w:val="00130C79"/>
    <w:rsid w:val="00130FA2"/>
    <w:rsid w:val="00132BFD"/>
    <w:rsid w:val="00135419"/>
    <w:rsid w:val="00135902"/>
    <w:rsid w:val="00135B91"/>
    <w:rsid w:val="00135C97"/>
    <w:rsid w:val="00135FAA"/>
    <w:rsid w:val="00136349"/>
    <w:rsid w:val="0013670B"/>
    <w:rsid w:val="00136847"/>
    <w:rsid w:val="0013731B"/>
    <w:rsid w:val="00137874"/>
    <w:rsid w:val="00137CEC"/>
    <w:rsid w:val="00140779"/>
    <w:rsid w:val="00140DE6"/>
    <w:rsid w:val="00141C41"/>
    <w:rsid w:val="0014205E"/>
    <w:rsid w:val="001429BA"/>
    <w:rsid w:val="00142A72"/>
    <w:rsid w:val="00142BE2"/>
    <w:rsid w:val="001432CF"/>
    <w:rsid w:val="00144DEF"/>
    <w:rsid w:val="00145639"/>
    <w:rsid w:val="00146503"/>
    <w:rsid w:val="0014757C"/>
    <w:rsid w:val="00151B9A"/>
    <w:rsid w:val="00151D25"/>
    <w:rsid w:val="00151EFB"/>
    <w:rsid w:val="00151FDC"/>
    <w:rsid w:val="001524D6"/>
    <w:rsid w:val="001525FE"/>
    <w:rsid w:val="001532AF"/>
    <w:rsid w:val="00153CBB"/>
    <w:rsid w:val="00153E3E"/>
    <w:rsid w:val="001553CF"/>
    <w:rsid w:val="0015588F"/>
    <w:rsid w:val="001577EC"/>
    <w:rsid w:val="0016012E"/>
    <w:rsid w:val="00160390"/>
    <w:rsid w:val="00160B22"/>
    <w:rsid w:val="00161000"/>
    <w:rsid w:val="00161313"/>
    <w:rsid w:val="00161923"/>
    <w:rsid w:val="00161DB5"/>
    <w:rsid w:val="00161EC9"/>
    <w:rsid w:val="001626DF"/>
    <w:rsid w:val="0016413B"/>
    <w:rsid w:val="0016590E"/>
    <w:rsid w:val="00165983"/>
    <w:rsid w:val="00166E26"/>
    <w:rsid w:val="00170C52"/>
    <w:rsid w:val="00170CAE"/>
    <w:rsid w:val="00171E7C"/>
    <w:rsid w:val="00171F77"/>
    <w:rsid w:val="00172363"/>
    <w:rsid w:val="00172671"/>
    <w:rsid w:val="00173D5C"/>
    <w:rsid w:val="0017518E"/>
    <w:rsid w:val="001753E2"/>
    <w:rsid w:val="0017638E"/>
    <w:rsid w:val="00176BFB"/>
    <w:rsid w:val="001804AA"/>
    <w:rsid w:val="00181046"/>
    <w:rsid w:val="001813ED"/>
    <w:rsid w:val="0018148A"/>
    <w:rsid w:val="001829B8"/>
    <w:rsid w:val="00182DE9"/>
    <w:rsid w:val="00183E96"/>
    <w:rsid w:val="00184DA8"/>
    <w:rsid w:val="001867DF"/>
    <w:rsid w:val="00190F06"/>
    <w:rsid w:val="0019159B"/>
    <w:rsid w:val="0019181B"/>
    <w:rsid w:val="00192CC0"/>
    <w:rsid w:val="001931D6"/>
    <w:rsid w:val="001938DD"/>
    <w:rsid w:val="00194A6A"/>
    <w:rsid w:val="0019528F"/>
    <w:rsid w:val="0019584A"/>
    <w:rsid w:val="00195CC5"/>
    <w:rsid w:val="0019690A"/>
    <w:rsid w:val="00196D94"/>
    <w:rsid w:val="0019726B"/>
    <w:rsid w:val="00197ABF"/>
    <w:rsid w:val="001A0189"/>
    <w:rsid w:val="001A040E"/>
    <w:rsid w:val="001A07CA"/>
    <w:rsid w:val="001A0929"/>
    <w:rsid w:val="001A0D03"/>
    <w:rsid w:val="001A1E5E"/>
    <w:rsid w:val="001A2473"/>
    <w:rsid w:val="001A33FB"/>
    <w:rsid w:val="001A34FE"/>
    <w:rsid w:val="001A36ED"/>
    <w:rsid w:val="001A3DA3"/>
    <w:rsid w:val="001A42FD"/>
    <w:rsid w:val="001A447B"/>
    <w:rsid w:val="001A5062"/>
    <w:rsid w:val="001A52E9"/>
    <w:rsid w:val="001A5461"/>
    <w:rsid w:val="001A5C06"/>
    <w:rsid w:val="001A62D2"/>
    <w:rsid w:val="001A6B43"/>
    <w:rsid w:val="001A6F32"/>
    <w:rsid w:val="001A7356"/>
    <w:rsid w:val="001A7B8C"/>
    <w:rsid w:val="001B0135"/>
    <w:rsid w:val="001B04D3"/>
    <w:rsid w:val="001B07BE"/>
    <w:rsid w:val="001B1189"/>
    <w:rsid w:val="001B196D"/>
    <w:rsid w:val="001B197A"/>
    <w:rsid w:val="001B383E"/>
    <w:rsid w:val="001B42E8"/>
    <w:rsid w:val="001B4D86"/>
    <w:rsid w:val="001B5B9D"/>
    <w:rsid w:val="001B6629"/>
    <w:rsid w:val="001B71C5"/>
    <w:rsid w:val="001C1B98"/>
    <w:rsid w:val="001C4223"/>
    <w:rsid w:val="001C4A72"/>
    <w:rsid w:val="001C4F19"/>
    <w:rsid w:val="001C5DE9"/>
    <w:rsid w:val="001C6621"/>
    <w:rsid w:val="001C6C6F"/>
    <w:rsid w:val="001C6E16"/>
    <w:rsid w:val="001C769D"/>
    <w:rsid w:val="001C79E6"/>
    <w:rsid w:val="001C7BD5"/>
    <w:rsid w:val="001C7DEA"/>
    <w:rsid w:val="001C7FF1"/>
    <w:rsid w:val="001D12B1"/>
    <w:rsid w:val="001D1656"/>
    <w:rsid w:val="001D210C"/>
    <w:rsid w:val="001D2BB3"/>
    <w:rsid w:val="001D2E6D"/>
    <w:rsid w:val="001D4B8D"/>
    <w:rsid w:val="001D5A04"/>
    <w:rsid w:val="001D5E40"/>
    <w:rsid w:val="001E026A"/>
    <w:rsid w:val="001E10E6"/>
    <w:rsid w:val="001E1582"/>
    <w:rsid w:val="001E4200"/>
    <w:rsid w:val="001E49C0"/>
    <w:rsid w:val="001E4DA1"/>
    <w:rsid w:val="001E5A5A"/>
    <w:rsid w:val="001E6FE2"/>
    <w:rsid w:val="001E7B2B"/>
    <w:rsid w:val="001F220D"/>
    <w:rsid w:val="001F232B"/>
    <w:rsid w:val="001F3A9C"/>
    <w:rsid w:val="001F3C6E"/>
    <w:rsid w:val="001F42ED"/>
    <w:rsid w:val="001F4DEF"/>
    <w:rsid w:val="001F62AF"/>
    <w:rsid w:val="001F65FE"/>
    <w:rsid w:val="001F7B50"/>
    <w:rsid w:val="002008AB"/>
    <w:rsid w:val="002021B9"/>
    <w:rsid w:val="00203573"/>
    <w:rsid w:val="002038AA"/>
    <w:rsid w:val="00203F94"/>
    <w:rsid w:val="0020424B"/>
    <w:rsid w:val="00205037"/>
    <w:rsid w:val="00205086"/>
    <w:rsid w:val="00205B3D"/>
    <w:rsid w:val="00206005"/>
    <w:rsid w:val="00206654"/>
    <w:rsid w:val="002078F0"/>
    <w:rsid w:val="00210039"/>
    <w:rsid w:val="00210F60"/>
    <w:rsid w:val="002114D3"/>
    <w:rsid w:val="00211F2D"/>
    <w:rsid w:val="00212B80"/>
    <w:rsid w:val="0021652A"/>
    <w:rsid w:val="00216A28"/>
    <w:rsid w:val="00217785"/>
    <w:rsid w:val="00217B4D"/>
    <w:rsid w:val="0022027B"/>
    <w:rsid w:val="002214A0"/>
    <w:rsid w:val="00221930"/>
    <w:rsid w:val="002222A3"/>
    <w:rsid w:val="002232AA"/>
    <w:rsid w:val="00223532"/>
    <w:rsid w:val="00223604"/>
    <w:rsid w:val="002239FE"/>
    <w:rsid w:val="00223DCA"/>
    <w:rsid w:val="00224BE7"/>
    <w:rsid w:val="00224EF1"/>
    <w:rsid w:val="002265FA"/>
    <w:rsid w:val="00227447"/>
    <w:rsid w:val="0023061D"/>
    <w:rsid w:val="002309D9"/>
    <w:rsid w:val="00231CCC"/>
    <w:rsid w:val="00234038"/>
    <w:rsid w:val="00234B79"/>
    <w:rsid w:val="00235E3D"/>
    <w:rsid w:val="0023622B"/>
    <w:rsid w:val="00236274"/>
    <w:rsid w:val="002373C9"/>
    <w:rsid w:val="00241702"/>
    <w:rsid w:val="0024179B"/>
    <w:rsid w:val="002417D8"/>
    <w:rsid w:val="0024289C"/>
    <w:rsid w:val="00242D2F"/>
    <w:rsid w:val="00242ECC"/>
    <w:rsid w:val="002436C6"/>
    <w:rsid w:val="00243E5A"/>
    <w:rsid w:val="002446C3"/>
    <w:rsid w:val="00244940"/>
    <w:rsid w:val="00245A37"/>
    <w:rsid w:val="00245E72"/>
    <w:rsid w:val="00246971"/>
    <w:rsid w:val="002470BC"/>
    <w:rsid w:val="0024732A"/>
    <w:rsid w:val="00247928"/>
    <w:rsid w:val="002504BB"/>
    <w:rsid w:val="0025107A"/>
    <w:rsid w:val="00251C60"/>
    <w:rsid w:val="0025216D"/>
    <w:rsid w:val="00252DF7"/>
    <w:rsid w:val="00254034"/>
    <w:rsid w:val="002544CC"/>
    <w:rsid w:val="00254A10"/>
    <w:rsid w:val="002550C6"/>
    <w:rsid w:val="002557B1"/>
    <w:rsid w:val="00255AE0"/>
    <w:rsid w:val="00256625"/>
    <w:rsid w:val="00256E02"/>
    <w:rsid w:val="0025707D"/>
    <w:rsid w:val="00260051"/>
    <w:rsid w:val="0026022E"/>
    <w:rsid w:val="002609F1"/>
    <w:rsid w:val="00260A2A"/>
    <w:rsid w:val="002617B0"/>
    <w:rsid w:val="0026187B"/>
    <w:rsid w:val="00263263"/>
    <w:rsid w:val="002634B5"/>
    <w:rsid w:val="00264465"/>
    <w:rsid w:val="00264B0B"/>
    <w:rsid w:val="00265B8B"/>
    <w:rsid w:val="0026609E"/>
    <w:rsid w:val="00266110"/>
    <w:rsid w:val="00266A6E"/>
    <w:rsid w:val="0026710D"/>
    <w:rsid w:val="002675ED"/>
    <w:rsid w:val="00267721"/>
    <w:rsid w:val="00270368"/>
    <w:rsid w:val="002708DE"/>
    <w:rsid w:val="00270E35"/>
    <w:rsid w:val="002714FA"/>
    <w:rsid w:val="00272381"/>
    <w:rsid w:val="002752F9"/>
    <w:rsid w:val="0027625C"/>
    <w:rsid w:val="002764B3"/>
    <w:rsid w:val="002766BB"/>
    <w:rsid w:val="002770CB"/>
    <w:rsid w:val="002771BC"/>
    <w:rsid w:val="00277DD4"/>
    <w:rsid w:val="00280B01"/>
    <w:rsid w:val="002818C2"/>
    <w:rsid w:val="00281928"/>
    <w:rsid w:val="00281A81"/>
    <w:rsid w:val="002826A4"/>
    <w:rsid w:val="00282859"/>
    <w:rsid w:val="00282EFC"/>
    <w:rsid w:val="00284318"/>
    <w:rsid w:val="0028541C"/>
    <w:rsid w:val="00287C95"/>
    <w:rsid w:val="00292C2E"/>
    <w:rsid w:val="0029321E"/>
    <w:rsid w:val="00293418"/>
    <w:rsid w:val="00296465"/>
    <w:rsid w:val="00296ABA"/>
    <w:rsid w:val="00297899"/>
    <w:rsid w:val="002A1302"/>
    <w:rsid w:val="002A18B4"/>
    <w:rsid w:val="002A22FB"/>
    <w:rsid w:val="002A37E6"/>
    <w:rsid w:val="002A3984"/>
    <w:rsid w:val="002A43ED"/>
    <w:rsid w:val="002A502F"/>
    <w:rsid w:val="002A52F9"/>
    <w:rsid w:val="002A5482"/>
    <w:rsid w:val="002A60C8"/>
    <w:rsid w:val="002A7972"/>
    <w:rsid w:val="002A7CF1"/>
    <w:rsid w:val="002B0A3E"/>
    <w:rsid w:val="002B15FA"/>
    <w:rsid w:val="002B2FCD"/>
    <w:rsid w:val="002B3994"/>
    <w:rsid w:val="002B4592"/>
    <w:rsid w:val="002B554D"/>
    <w:rsid w:val="002B5C9F"/>
    <w:rsid w:val="002B5FB7"/>
    <w:rsid w:val="002B6B9B"/>
    <w:rsid w:val="002B7BE8"/>
    <w:rsid w:val="002C041A"/>
    <w:rsid w:val="002C0854"/>
    <w:rsid w:val="002C110C"/>
    <w:rsid w:val="002C1461"/>
    <w:rsid w:val="002C1F40"/>
    <w:rsid w:val="002C258F"/>
    <w:rsid w:val="002C2C23"/>
    <w:rsid w:val="002C363E"/>
    <w:rsid w:val="002C3FB8"/>
    <w:rsid w:val="002C415E"/>
    <w:rsid w:val="002C473A"/>
    <w:rsid w:val="002C4930"/>
    <w:rsid w:val="002C559B"/>
    <w:rsid w:val="002C5ADB"/>
    <w:rsid w:val="002C5C49"/>
    <w:rsid w:val="002C713B"/>
    <w:rsid w:val="002D0F86"/>
    <w:rsid w:val="002D10B0"/>
    <w:rsid w:val="002D1316"/>
    <w:rsid w:val="002D20BA"/>
    <w:rsid w:val="002D3467"/>
    <w:rsid w:val="002D34E0"/>
    <w:rsid w:val="002D4B85"/>
    <w:rsid w:val="002D66D5"/>
    <w:rsid w:val="002D6CED"/>
    <w:rsid w:val="002D7577"/>
    <w:rsid w:val="002D7BEE"/>
    <w:rsid w:val="002E01E9"/>
    <w:rsid w:val="002E070E"/>
    <w:rsid w:val="002E182E"/>
    <w:rsid w:val="002E1BE9"/>
    <w:rsid w:val="002E2196"/>
    <w:rsid w:val="002E266D"/>
    <w:rsid w:val="002E439A"/>
    <w:rsid w:val="002E48D2"/>
    <w:rsid w:val="002E4F2F"/>
    <w:rsid w:val="002E5956"/>
    <w:rsid w:val="002E60EE"/>
    <w:rsid w:val="002E767F"/>
    <w:rsid w:val="002E7E49"/>
    <w:rsid w:val="002F0429"/>
    <w:rsid w:val="002F07FF"/>
    <w:rsid w:val="002F142E"/>
    <w:rsid w:val="002F147C"/>
    <w:rsid w:val="002F18DA"/>
    <w:rsid w:val="002F28CB"/>
    <w:rsid w:val="002F3A15"/>
    <w:rsid w:val="002F4F10"/>
    <w:rsid w:val="002F5968"/>
    <w:rsid w:val="002F673B"/>
    <w:rsid w:val="002F7E09"/>
    <w:rsid w:val="00300FE5"/>
    <w:rsid w:val="003023E5"/>
    <w:rsid w:val="003023F1"/>
    <w:rsid w:val="00302E25"/>
    <w:rsid w:val="00302FA6"/>
    <w:rsid w:val="00303511"/>
    <w:rsid w:val="00303C51"/>
    <w:rsid w:val="003048C2"/>
    <w:rsid w:val="00305C78"/>
    <w:rsid w:val="0030642B"/>
    <w:rsid w:val="003068BE"/>
    <w:rsid w:val="00310B8C"/>
    <w:rsid w:val="00310F16"/>
    <w:rsid w:val="00311CA5"/>
    <w:rsid w:val="00311F27"/>
    <w:rsid w:val="003124AC"/>
    <w:rsid w:val="00313573"/>
    <w:rsid w:val="00313D62"/>
    <w:rsid w:val="0031416A"/>
    <w:rsid w:val="003150BD"/>
    <w:rsid w:val="00315E12"/>
    <w:rsid w:val="00316F2C"/>
    <w:rsid w:val="00317480"/>
    <w:rsid w:val="003201B5"/>
    <w:rsid w:val="00321085"/>
    <w:rsid w:val="00321465"/>
    <w:rsid w:val="00321AB9"/>
    <w:rsid w:val="0032216A"/>
    <w:rsid w:val="00322EB5"/>
    <w:rsid w:val="00323797"/>
    <w:rsid w:val="00326609"/>
    <w:rsid w:val="00326D89"/>
    <w:rsid w:val="003306E0"/>
    <w:rsid w:val="003307BD"/>
    <w:rsid w:val="003313A2"/>
    <w:rsid w:val="003313CC"/>
    <w:rsid w:val="00331F57"/>
    <w:rsid w:val="00332557"/>
    <w:rsid w:val="0033475F"/>
    <w:rsid w:val="00334910"/>
    <w:rsid w:val="00334E02"/>
    <w:rsid w:val="00335D44"/>
    <w:rsid w:val="003404AB"/>
    <w:rsid w:val="00340C50"/>
    <w:rsid w:val="00340CD9"/>
    <w:rsid w:val="00340F01"/>
    <w:rsid w:val="00341242"/>
    <w:rsid w:val="00341682"/>
    <w:rsid w:val="00341970"/>
    <w:rsid w:val="003422A6"/>
    <w:rsid w:val="003428C1"/>
    <w:rsid w:val="00342BBE"/>
    <w:rsid w:val="00343639"/>
    <w:rsid w:val="00344FB8"/>
    <w:rsid w:val="003457FA"/>
    <w:rsid w:val="003461B1"/>
    <w:rsid w:val="003461F2"/>
    <w:rsid w:val="003465CA"/>
    <w:rsid w:val="00346B17"/>
    <w:rsid w:val="00346B24"/>
    <w:rsid w:val="0034729F"/>
    <w:rsid w:val="003476C5"/>
    <w:rsid w:val="00347701"/>
    <w:rsid w:val="00347F56"/>
    <w:rsid w:val="003505AD"/>
    <w:rsid w:val="003506B6"/>
    <w:rsid w:val="00350DA8"/>
    <w:rsid w:val="0035101C"/>
    <w:rsid w:val="003511BD"/>
    <w:rsid w:val="00353D0A"/>
    <w:rsid w:val="00353E78"/>
    <w:rsid w:val="00353FF1"/>
    <w:rsid w:val="00354385"/>
    <w:rsid w:val="003552F2"/>
    <w:rsid w:val="0035571A"/>
    <w:rsid w:val="003557E4"/>
    <w:rsid w:val="00356E76"/>
    <w:rsid w:val="00357BDD"/>
    <w:rsid w:val="00357E13"/>
    <w:rsid w:val="00360450"/>
    <w:rsid w:val="003604D6"/>
    <w:rsid w:val="00361520"/>
    <w:rsid w:val="00361981"/>
    <w:rsid w:val="00362F69"/>
    <w:rsid w:val="00363355"/>
    <w:rsid w:val="003661C9"/>
    <w:rsid w:val="003670D7"/>
    <w:rsid w:val="00367185"/>
    <w:rsid w:val="0036755B"/>
    <w:rsid w:val="003679C1"/>
    <w:rsid w:val="00367C03"/>
    <w:rsid w:val="00367E47"/>
    <w:rsid w:val="0037021E"/>
    <w:rsid w:val="0037183E"/>
    <w:rsid w:val="00371A87"/>
    <w:rsid w:val="00373E8E"/>
    <w:rsid w:val="00375EE9"/>
    <w:rsid w:val="00376234"/>
    <w:rsid w:val="0037627C"/>
    <w:rsid w:val="0037745C"/>
    <w:rsid w:val="003774A9"/>
    <w:rsid w:val="00377529"/>
    <w:rsid w:val="00380A1C"/>
    <w:rsid w:val="00382DB3"/>
    <w:rsid w:val="00383AFC"/>
    <w:rsid w:val="00383E59"/>
    <w:rsid w:val="003840A2"/>
    <w:rsid w:val="00385DAE"/>
    <w:rsid w:val="00386E85"/>
    <w:rsid w:val="003903A2"/>
    <w:rsid w:val="003907C0"/>
    <w:rsid w:val="00391A03"/>
    <w:rsid w:val="00392451"/>
    <w:rsid w:val="00392C8A"/>
    <w:rsid w:val="0039324D"/>
    <w:rsid w:val="00393AEE"/>
    <w:rsid w:val="003942BE"/>
    <w:rsid w:val="003945EC"/>
    <w:rsid w:val="0039568F"/>
    <w:rsid w:val="003963BE"/>
    <w:rsid w:val="00396832"/>
    <w:rsid w:val="0039783C"/>
    <w:rsid w:val="00397D79"/>
    <w:rsid w:val="00397E6A"/>
    <w:rsid w:val="00397FB3"/>
    <w:rsid w:val="003A06D4"/>
    <w:rsid w:val="003A1197"/>
    <w:rsid w:val="003A3C0D"/>
    <w:rsid w:val="003A4441"/>
    <w:rsid w:val="003A47E9"/>
    <w:rsid w:val="003A5A5F"/>
    <w:rsid w:val="003A5B2F"/>
    <w:rsid w:val="003A67FD"/>
    <w:rsid w:val="003A7B43"/>
    <w:rsid w:val="003B154A"/>
    <w:rsid w:val="003B25FB"/>
    <w:rsid w:val="003B2F1D"/>
    <w:rsid w:val="003B459C"/>
    <w:rsid w:val="003B4CC0"/>
    <w:rsid w:val="003B4CD9"/>
    <w:rsid w:val="003B4FC1"/>
    <w:rsid w:val="003B52F7"/>
    <w:rsid w:val="003B5948"/>
    <w:rsid w:val="003B5CA2"/>
    <w:rsid w:val="003B69F0"/>
    <w:rsid w:val="003B7330"/>
    <w:rsid w:val="003B772F"/>
    <w:rsid w:val="003C02B7"/>
    <w:rsid w:val="003C2B44"/>
    <w:rsid w:val="003C33BE"/>
    <w:rsid w:val="003C3B11"/>
    <w:rsid w:val="003C42F6"/>
    <w:rsid w:val="003C47C2"/>
    <w:rsid w:val="003C4AAF"/>
    <w:rsid w:val="003C4EAE"/>
    <w:rsid w:val="003C4FA7"/>
    <w:rsid w:val="003C5715"/>
    <w:rsid w:val="003C68DE"/>
    <w:rsid w:val="003C6D13"/>
    <w:rsid w:val="003C73B3"/>
    <w:rsid w:val="003D0B75"/>
    <w:rsid w:val="003D15A7"/>
    <w:rsid w:val="003D25CF"/>
    <w:rsid w:val="003D29CB"/>
    <w:rsid w:val="003D2AC5"/>
    <w:rsid w:val="003D3808"/>
    <w:rsid w:val="003D3877"/>
    <w:rsid w:val="003D44DD"/>
    <w:rsid w:val="003D455A"/>
    <w:rsid w:val="003D4B1B"/>
    <w:rsid w:val="003D513D"/>
    <w:rsid w:val="003D519C"/>
    <w:rsid w:val="003D5DEA"/>
    <w:rsid w:val="003D6E08"/>
    <w:rsid w:val="003D7015"/>
    <w:rsid w:val="003D7563"/>
    <w:rsid w:val="003D7846"/>
    <w:rsid w:val="003E042E"/>
    <w:rsid w:val="003E0E13"/>
    <w:rsid w:val="003E16AF"/>
    <w:rsid w:val="003E1880"/>
    <w:rsid w:val="003E2E61"/>
    <w:rsid w:val="003E319E"/>
    <w:rsid w:val="003E3FC7"/>
    <w:rsid w:val="003E42D9"/>
    <w:rsid w:val="003E5375"/>
    <w:rsid w:val="003E5EB4"/>
    <w:rsid w:val="003E7A7D"/>
    <w:rsid w:val="003F1E55"/>
    <w:rsid w:val="003F1EE1"/>
    <w:rsid w:val="003F313E"/>
    <w:rsid w:val="003F336B"/>
    <w:rsid w:val="003F38E8"/>
    <w:rsid w:val="003F4626"/>
    <w:rsid w:val="003F5346"/>
    <w:rsid w:val="003F6056"/>
    <w:rsid w:val="003F65E5"/>
    <w:rsid w:val="003F6A49"/>
    <w:rsid w:val="003F6B05"/>
    <w:rsid w:val="00400356"/>
    <w:rsid w:val="004007CD"/>
    <w:rsid w:val="004017CC"/>
    <w:rsid w:val="0040497A"/>
    <w:rsid w:val="004050B9"/>
    <w:rsid w:val="004050F3"/>
    <w:rsid w:val="004051C1"/>
    <w:rsid w:val="00405B9A"/>
    <w:rsid w:val="00407F7B"/>
    <w:rsid w:val="00411108"/>
    <w:rsid w:val="00411DDB"/>
    <w:rsid w:val="00412934"/>
    <w:rsid w:val="004133C2"/>
    <w:rsid w:val="00413D73"/>
    <w:rsid w:val="00414451"/>
    <w:rsid w:val="0041501D"/>
    <w:rsid w:val="00416E1A"/>
    <w:rsid w:val="0041722D"/>
    <w:rsid w:val="0042011D"/>
    <w:rsid w:val="00421597"/>
    <w:rsid w:val="0042190E"/>
    <w:rsid w:val="00422179"/>
    <w:rsid w:val="00422310"/>
    <w:rsid w:val="004226C2"/>
    <w:rsid w:val="00422BB3"/>
    <w:rsid w:val="004242FC"/>
    <w:rsid w:val="0042469D"/>
    <w:rsid w:val="0042577E"/>
    <w:rsid w:val="00425A46"/>
    <w:rsid w:val="004261E6"/>
    <w:rsid w:val="00427287"/>
    <w:rsid w:val="00427342"/>
    <w:rsid w:val="00427DB0"/>
    <w:rsid w:val="004306E0"/>
    <w:rsid w:val="00430C1F"/>
    <w:rsid w:val="00430F25"/>
    <w:rsid w:val="00431294"/>
    <w:rsid w:val="004322B1"/>
    <w:rsid w:val="00433584"/>
    <w:rsid w:val="00433D09"/>
    <w:rsid w:val="0043477A"/>
    <w:rsid w:val="00434AD4"/>
    <w:rsid w:val="004374AB"/>
    <w:rsid w:val="00442228"/>
    <w:rsid w:val="004431DE"/>
    <w:rsid w:val="00443508"/>
    <w:rsid w:val="0044475F"/>
    <w:rsid w:val="0044511D"/>
    <w:rsid w:val="0044519D"/>
    <w:rsid w:val="00445284"/>
    <w:rsid w:val="00445F87"/>
    <w:rsid w:val="004461FE"/>
    <w:rsid w:val="00446DD6"/>
    <w:rsid w:val="00447F9A"/>
    <w:rsid w:val="00450119"/>
    <w:rsid w:val="00450435"/>
    <w:rsid w:val="00450C6C"/>
    <w:rsid w:val="004510A7"/>
    <w:rsid w:val="004510EB"/>
    <w:rsid w:val="0045147A"/>
    <w:rsid w:val="004536C1"/>
    <w:rsid w:val="004544B2"/>
    <w:rsid w:val="00454940"/>
    <w:rsid w:val="00454AB1"/>
    <w:rsid w:val="00454BFD"/>
    <w:rsid w:val="00455168"/>
    <w:rsid w:val="004559BC"/>
    <w:rsid w:val="00455D65"/>
    <w:rsid w:val="0045716A"/>
    <w:rsid w:val="00457BCF"/>
    <w:rsid w:val="004604D2"/>
    <w:rsid w:val="004604F5"/>
    <w:rsid w:val="00460704"/>
    <w:rsid w:val="00461B0F"/>
    <w:rsid w:val="00461D07"/>
    <w:rsid w:val="00462308"/>
    <w:rsid w:val="00463D65"/>
    <w:rsid w:val="0046494E"/>
    <w:rsid w:val="00465412"/>
    <w:rsid w:val="004664D0"/>
    <w:rsid w:val="00466885"/>
    <w:rsid w:val="00466EE9"/>
    <w:rsid w:val="004676AC"/>
    <w:rsid w:val="00467893"/>
    <w:rsid w:val="00467D7C"/>
    <w:rsid w:val="00470130"/>
    <w:rsid w:val="004707D4"/>
    <w:rsid w:val="00470976"/>
    <w:rsid w:val="00470D9E"/>
    <w:rsid w:val="00471589"/>
    <w:rsid w:val="00471750"/>
    <w:rsid w:val="004722AC"/>
    <w:rsid w:val="00472FEB"/>
    <w:rsid w:val="00473578"/>
    <w:rsid w:val="004752FA"/>
    <w:rsid w:val="00475886"/>
    <w:rsid w:val="00475A9E"/>
    <w:rsid w:val="00475C31"/>
    <w:rsid w:val="0048077B"/>
    <w:rsid w:val="0048183E"/>
    <w:rsid w:val="00483236"/>
    <w:rsid w:val="00483A51"/>
    <w:rsid w:val="00484F50"/>
    <w:rsid w:val="00486C4C"/>
    <w:rsid w:val="00487956"/>
    <w:rsid w:val="004902B7"/>
    <w:rsid w:val="00491EE9"/>
    <w:rsid w:val="00492806"/>
    <w:rsid w:val="00493D29"/>
    <w:rsid w:val="004947EE"/>
    <w:rsid w:val="00494FEF"/>
    <w:rsid w:val="004969F7"/>
    <w:rsid w:val="004A0BDF"/>
    <w:rsid w:val="004A2000"/>
    <w:rsid w:val="004A22B8"/>
    <w:rsid w:val="004A267B"/>
    <w:rsid w:val="004A26C3"/>
    <w:rsid w:val="004A30E3"/>
    <w:rsid w:val="004A40AB"/>
    <w:rsid w:val="004A44AD"/>
    <w:rsid w:val="004A45D2"/>
    <w:rsid w:val="004A6DCC"/>
    <w:rsid w:val="004A7070"/>
    <w:rsid w:val="004A738B"/>
    <w:rsid w:val="004A7996"/>
    <w:rsid w:val="004B04A4"/>
    <w:rsid w:val="004B13B0"/>
    <w:rsid w:val="004B15B8"/>
    <w:rsid w:val="004B262B"/>
    <w:rsid w:val="004B40A9"/>
    <w:rsid w:val="004B5A60"/>
    <w:rsid w:val="004B5D18"/>
    <w:rsid w:val="004B6594"/>
    <w:rsid w:val="004B7C7D"/>
    <w:rsid w:val="004C00C7"/>
    <w:rsid w:val="004C16D6"/>
    <w:rsid w:val="004C1E50"/>
    <w:rsid w:val="004C2F4C"/>
    <w:rsid w:val="004C41BC"/>
    <w:rsid w:val="004C459F"/>
    <w:rsid w:val="004C54C2"/>
    <w:rsid w:val="004C5E2D"/>
    <w:rsid w:val="004C6E6F"/>
    <w:rsid w:val="004C6F04"/>
    <w:rsid w:val="004C7072"/>
    <w:rsid w:val="004C7380"/>
    <w:rsid w:val="004D0204"/>
    <w:rsid w:val="004D122F"/>
    <w:rsid w:val="004D1475"/>
    <w:rsid w:val="004D278F"/>
    <w:rsid w:val="004D29A9"/>
    <w:rsid w:val="004D38A4"/>
    <w:rsid w:val="004D4243"/>
    <w:rsid w:val="004D5268"/>
    <w:rsid w:val="004D5320"/>
    <w:rsid w:val="004E04FC"/>
    <w:rsid w:val="004E0A9C"/>
    <w:rsid w:val="004E0DA9"/>
    <w:rsid w:val="004E0E2A"/>
    <w:rsid w:val="004E2748"/>
    <w:rsid w:val="004E3047"/>
    <w:rsid w:val="004E3174"/>
    <w:rsid w:val="004E3D2A"/>
    <w:rsid w:val="004E50E1"/>
    <w:rsid w:val="004E5624"/>
    <w:rsid w:val="004E62A0"/>
    <w:rsid w:val="004E6680"/>
    <w:rsid w:val="004E6861"/>
    <w:rsid w:val="004E72C7"/>
    <w:rsid w:val="004E7EED"/>
    <w:rsid w:val="004F063C"/>
    <w:rsid w:val="004F0834"/>
    <w:rsid w:val="004F093B"/>
    <w:rsid w:val="004F16A7"/>
    <w:rsid w:val="004F1C5A"/>
    <w:rsid w:val="004F1ECC"/>
    <w:rsid w:val="004F2357"/>
    <w:rsid w:val="004F4E99"/>
    <w:rsid w:val="004F4EE5"/>
    <w:rsid w:val="004F5F23"/>
    <w:rsid w:val="004F638D"/>
    <w:rsid w:val="004F6658"/>
    <w:rsid w:val="004F6786"/>
    <w:rsid w:val="004F76E8"/>
    <w:rsid w:val="004F7E56"/>
    <w:rsid w:val="0050048F"/>
    <w:rsid w:val="00500F5A"/>
    <w:rsid w:val="005018B3"/>
    <w:rsid w:val="00501C80"/>
    <w:rsid w:val="00501D47"/>
    <w:rsid w:val="005021F5"/>
    <w:rsid w:val="00503165"/>
    <w:rsid w:val="0050317F"/>
    <w:rsid w:val="0050322A"/>
    <w:rsid w:val="005036FA"/>
    <w:rsid w:val="005039F5"/>
    <w:rsid w:val="00503E28"/>
    <w:rsid w:val="00504803"/>
    <w:rsid w:val="00505583"/>
    <w:rsid w:val="005059A0"/>
    <w:rsid w:val="00505BB2"/>
    <w:rsid w:val="00505CB1"/>
    <w:rsid w:val="00506AE3"/>
    <w:rsid w:val="00506B89"/>
    <w:rsid w:val="00506C7C"/>
    <w:rsid w:val="00506CCE"/>
    <w:rsid w:val="00511907"/>
    <w:rsid w:val="0051328C"/>
    <w:rsid w:val="00513349"/>
    <w:rsid w:val="005137AC"/>
    <w:rsid w:val="0051399A"/>
    <w:rsid w:val="00513D0C"/>
    <w:rsid w:val="005140C8"/>
    <w:rsid w:val="00515AED"/>
    <w:rsid w:val="005168A4"/>
    <w:rsid w:val="00520563"/>
    <w:rsid w:val="005223AB"/>
    <w:rsid w:val="005226CF"/>
    <w:rsid w:val="005236AB"/>
    <w:rsid w:val="00523D0F"/>
    <w:rsid w:val="0052491B"/>
    <w:rsid w:val="005259FF"/>
    <w:rsid w:val="00525FAD"/>
    <w:rsid w:val="00526320"/>
    <w:rsid w:val="00527207"/>
    <w:rsid w:val="00527D0E"/>
    <w:rsid w:val="00530B3C"/>
    <w:rsid w:val="00531B1C"/>
    <w:rsid w:val="00532044"/>
    <w:rsid w:val="0053218C"/>
    <w:rsid w:val="005326B5"/>
    <w:rsid w:val="00532B89"/>
    <w:rsid w:val="00533232"/>
    <w:rsid w:val="0053481F"/>
    <w:rsid w:val="00535329"/>
    <w:rsid w:val="0053535D"/>
    <w:rsid w:val="0053581B"/>
    <w:rsid w:val="00536485"/>
    <w:rsid w:val="00536D44"/>
    <w:rsid w:val="00537C74"/>
    <w:rsid w:val="0054082C"/>
    <w:rsid w:val="005439F4"/>
    <w:rsid w:val="00543E11"/>
    <w:rsid w:val="0054462B"/>
    <w:rsid w:val="00544AF0"/>
    <w:rsid w:val="005454AF"/>
    <w:rsid w:val="005460D7"/>
    <w:rsid w:val="0054657E"/>
    <w:rsid w:val="005476F6"/>
    <w:rsid w:val="0055217D"/>
    <w:rsid w:val="00552369"/>
    <w:rsid w:val="00552708"/>
    <w:rsid w:val="0055408A"/>
    <w:rsid w:val="0055434F"/>
    <w:rsid w:val="00555986"/>
    <w:rsid w:val="005559A0"/>
    <w:rsid w:val="0055639D"/>
    <w:rsid w:val="0055713A"/>
    <w:rsid w:val="0055731C"/>
    <w:rsid w:val="00557415"/>
    <w:rsid w:val="00557A10"/>
    <w:rsid w:val="005605B2"/>
    <w:rsid w:val="00560C39"/>
    <w:rsid w:val="00561E71"/>
    <w:rsid w:val="00562CB2"/>
    <w:rsid w:val="00563BDA"/>
    <w:rsid w:val="00563DA1"/>
    <w:rsid w:val="005641DF"/>
    <w:rsid w:val="0056424A"/>
    <w:rsid w:val="0056463A"/>
    <w:rsid w:val="005659EC"/>
    <w:rsid w:val="005659FD"/>
    <w:rsid w:val="005665F5"/>
    <w:rsid w:val="00566DFB"/>
    <w:rsid w:val="00567CF5"/>
    <w:rsid w:val="00567ED2"/>
    <w:rsid w:val="0057004C"/>
    <w:rsid w:val="00570936"/>
    <w:rsid w:val="00572DBC"/>
    <w:rsid w:val="00573020"/>
    <w:rsid w:val="00573B10"/>
    <w:rsid w:val="00573FDD"/>
    <w:rsid w:val="00574F79"/>
    <w:rsid w:val="00575E20"/>
    <w:rsid w:val="005767D4"/>
    <w:rsid w:val="00576849"/>
    <w:rsid w:val="00576F28"/>
    <w:rsid w:val="0058115A"/>
    <w:rsid w:val="00581193"/>
    <w:rsid w:val="005815FF"/>
    <w:rsid w:val="005824EE"/>
    <w:rsid w:val="00582914"/>
    <w:rsid w:val="00583C2C"/>
    <w:rsid w:val="0058456E"/>
    <w:rsid w:val="005850EF"/>
    <w:rsid w:val="00585353"/>
    <w:rsid w:val="005853F6"/>
    <w:rsid w:val="005858AC"/>
    <w:rsid w:val="0058622B"/>
    <w:rsid w:val="00586A85"/>
    <w:rsid w:val="0059059B"/>
    <w:rsid w:val="00590B81"/>
    <w:rsid w:val="00591362"/>
    <w:rsid w:val="005932C1"/>
    <w:rsid w:val="005932ED"/>
    <w:rsid w:val="00594D65"/>
    <w:rsid w:val="00595B23"/>
    <w:rsid w:val="00597012"/>
    <w:rsid w:val="005A0D63"/>
    <w:rsid w:val="005A1DD7"/>
    <w:rsid w:val="005A2128"/>
    <w:rsid w:val="005A2505"/>
    <w:rsid w:val="005A313D"/>
    <w:rsid w:val="005A364D"/>
    <w:rsid w:val="005A6DDA"/>
    <w:rsid w:val="005A715C"/>
    <w:rsid w:val="005A71A9"/>
    <w:rsid w:val="005A75F9"/>
    <w:rsid w:val="005B0059"/>
    <w:rsid w:val="005B16D3"/>
    <w:rsid w:val="005B18DC"/>
    <w:rsid w:val="005B2FB4"/>
    <w:rsid w:val="005B3858"/>
    <w:rsid w:val="005B3EED"/>
    <w:rsid w:val="005B4035"/>
    <w:rsid w:val="005B459A"/>
    <w:rsid w:val="005B49FE"/>
    <w:rsid w:val="005B4C3A"/>
    <w:rsid w:val="005B5E0C"/>
    <w:rsid w:val="005B5E3B"/>
    <w:rsid w:val="005B7009"/>
    <w:rsid w:val="005B7138"/>
    <w:rsid w:val="005B7252"/>
    <w:rsid w:val="005B7437"/>
    <w:rsid w:val="005C084A"/>
    <w:rsid w:val="005C0E96"/>
    <w:rsid w:val="005C0FF2"/>
    <w:rsid w:val="005C1340"/>
    <w:rsid w:val="005C183E"/>
    <w:rsid w:val="005C193A"/>
    <w:rsid w:val="005C2AB3"/>
    <w:rsid w:val="005C5174"/>
    <w:rsid w:val="005C671D"/>
    <w:rsid w:val="005C727F"/>
    <w:rsid w:val="005C7DC3"/>
    <w:rsid w:val="005D0183"/>
    <w:rsid w:val="005D2519"/>
    <w:rsid w:val="005D2583"/>
    <w:rsid w:val="005D2795"/>
    <w:rsid w:val="005D27D6"/>
    <w:rsid w:val="005D2DAE"/>
    <w:rsid w:val="005D3554"/>
    <w:rsid w:val="005D3C27"/>
    <w:rsid w:val="005D40C7"/>
    <w:rsid w:val="005D512A"/>
    <w:rsid w:val="005D5F8B"/>
    <w:rsid w:val="005D6011"/>
    <w:rsid w:val="005D66C4"/>
    <w:rsid w:val="005D7584"/>
    <w:rsid w:val="005E0CF2"/>
    <w:rsid w:val="005E16A7"/>
    <w:rsid w:val="005E27D3"/>
    <w:rsid w:val="005E28CC"/>
    <w:rsid w:val="005E3895"/>
    <w:rsid w:val="005E3ECE"/>
    <w:rsid w:val="005E45A8"/>
    <w:rsid w:val="005E769B"/>
    <w:rsid w:val="005F2E41"/>
    <w:rsid w:val="005F4C53"/>
    <w:rsid w:val="005F6852"/>
    <w:rsid w:val="005F7865"/>
    <w:rsid w:val="005F7F4A"/>
    <w:rsid w:val="006007FF"/>
    <w:rsid w:val="00601AB7"/>
    <w:rsid w:val="006023A1"/>
    <w:rsid w:val="00603072"/>
    <w:rsid w:val="006037C8"/>
    <w:rsid w:val="0060425D"/>
    <w:rsid w:val="00604611"/>
    <w:rsid w:val="00604AB5"/>
    <w:rsid w:val="00605FE6"/>
    <w:rsid w:val="00606900"/>
    <w:rsid w:val="006073B8"/>
    <w:rsid w:val="0061079F"/>
    <w:rsid w:val="0061147D"/>
    <w:rsid w:val="0061196B"/>
    <w:rsid w:val="006146CE"/>
    <w:rsid w:val="0061523C"/>
    <w:rsid w:val="0061724B"/>
    <w:rsid w:val="0061727C"/>
    <w:rsid w:val="006173A3"/>
    <w:rsid w:val="00617979"/>
    <w:rsid w:val="00620BD4"/>
    <w:rsid w:val="00620F41"/>
    <w:rsid w:val="00621430"/>
    <w:rsid w:val="00621D9A"/>
    <w:rsid w:val="00621E4F"/>
    <w:rsid w:val="00622EE0"/>
    <w:rsid w:val="0062313F"/>
    <w:rsid w:val="006232BF"/>
    <w:rsid w:val="006240E0"/>
    <w:rsid w:val="00624A94"/>
    <w:rsid w:val="0062602D"/>
    <w:rsid w:val="00626738"/>
    <w:rsid w:val="00626C5F"/>
    <w:rsid w:val="00626EBF"/>
    <w:rsid w:val="0063004C"/>
    <w:rsid w:val="00630702"/>
    <w:rsid w:val="00631106"/>
    <w:rsid w:val="0063159D"/>
    <w:rsid w:val="006319DA"/>
    <w:rsid w:val="0063431C"/>
    <w:rsid w:val="0063460F"/>
    <w:rsid w:val="0063466A"/>
    <w:rsid w:val="0063493E"/>
    <w:rsid w:val="00634F7D"/>
    <w:rsid w:val="006353FE"/>
    <w:rsid w:val="00635CB3"/>
    <w:rsid w:val="00636752"/>
    <w:rsid w:val="006368D7"/>
    <w:rsid w:val="0063738E"/>
    <w:rsid w:val="006400B4"/>
    <w:rsid w:val="006408E8"/>
    <w:rsid w:val="00640A4B"/>
    <w:rsid w:val="006415B7"/>
    <w:rsid w:val="00641917"/>
    <w:rsid w:val="006435D9"/>
    <w:rsid w:val="00643628"/>
    <w:rsid w:val="00644A02"/>
    <w:rsid w:val="00644AC1"/>
    <w:rsid w:val="00645CDA"/>
    <w:rsid w:val="00646A95"/>
    <w:rsid w:val="00646AD1"/>
    <w:rsid w:val="00646AFF"/>
    <w:rsid w:val="00646B8F"/>
    <w:rsid w:val="00647CC2"/>
    <w:rsid w:val="00651435"/>
    <w:rsid w:val="006516A4"/>
    <w:rsid w:val="0065222F"/>
    <w:rsid w:val="00652D25"/>
    <w:rsid w:val="00653401"/>
    <w:rsid w:val="00653A38"/>
    <w:rsid w:val="0065594A"/>
    <w:rsid w:val="00655E5F"/>
    <w:rsid w:val="00656E9A"/>
    <w:rsid w:val="00660227"/>
    <w:rsid w:val="00660DAD"/>
    <w:rsid w:val="006627B1"/>
    <w:rsid w:val="00664F43"/>
    <w:rsid w:val="006653D4"/>
    <w:rsid w:val="006663A0"/>
    <w:rsid w:val="00666CA0"/>
    <w:rsid w:val="00667F48"/>
    <w:rsid w:val="00671779"/>
    <w:rsid w:val="00671943"/>
    <w:rsid w:val="0067220C"/>
    <w:rsid w:val="00672B59"/>
    <w:rsid w:val="00672E5B"/>
    <w:rsid w:val="00672FF4"/>
    <w:rsid w:val="00673120"/>
    <w:rsid w:val="00673172"/>
    <w:rsid w:val="006756BF"/>
    <w:rsid w:val="0067624E"/>
    <w:rsid w:val="00676613"/>
    <w:rsid w:val="006770E0"/>
    <w:rsid w:val="0067787A"/>
    <w:rsid w:val="00677AF3"/>
    <w:rsid w:val="00681251"/>
    <w:rsid w:val="00681EE3"/>
    <w:rsid w:val="0068243E"/>
    <w:rsid w:val="006842FF"/>
    <w:rsid w:val="00684773"/>
    <w:rsid w:val="00684C6C"/>
    <w:rsid w:val="00686283"/>
    <w:rsid w:val="006867BE"/>
    <w:rsid w:val="00686A4B"/>
    <w:rsid w:val="0068798A"/>
    <w:rsid w:val="00687991"/>
    <w:rsid w:val="0069032A"/>
    <w:rsid w:val="006904D7"/>
    <w:rsid w:val="00690C90"/>
    <w:rsid w:val="00692C34"/>
    <w:rsid w:val="006938E9"/>
    <w:rsid w:val="00693D31"/>
    <w:rsid w:val="006945EA"/>
    <w:rsid w:val="0069496C"/>
    <w:rsid w:val="00694E3D"/>
    <w:rsid w:val="00695606"/>
    <w:rsid w:val="00695E4D"/>
    <w:rsid w:val="00696F4F"/>
    <w:rsid w:val="0069760B"/>
    <w:rsid w:val="00697949"/>
    <w:rsid w:val="006A0C04"/>
    <w:rsid w:val="006A2944"/>
    <w:rsid w:val="006A2BAC"/>
    <w:rsid w:val="006A2BE4"/>
    <w:rsid w:val="006A34EE"/>
    <w:rsid w:val="006A3604"/>
    <w:rsid w:val="006A4268"/>
    <w:rsid w:val="006A4659"/>
    <w:rsid w:val="006A55E2"/>
    <w:rsid w:val="006A5AC1"/>
    <w:rsid w:val="006A68EF"/>
    <w:rsid w:val="006B009E"/>
    <w:rsid w:val="006B0C3C"/>
    <w:rsid w:val="006B108A"/>
    <w:rsid w:val="006B1151"/>
    <w:rsid w:val="006B175A"/>
    <w:rsid w:val="006B1C20"/>
    <w:rsid w:val="006B1CD3"/>
    <w:rsid w:val="006B2046"/>
    <w:rsid w:val="006B2CD3"/>
    <w:rsid w:val="006B3CEB"/>
    <w:rsid w:val="006B40E7"/>
    <w:rsid w:val="006B44DF"/>
    <w:rsid w:val="006B4E61"/>
    <w:rsid w:val="006B6F73"/>
    <w:rsid w:val="006B7D60"/>
    <w:rsid w:val="006C008A"/>
    <w:rsid w:val="006C076F"/>
    <w:rsid w:val="006C11D8"/>
    <w:rsid w:val="006C1989"/>
    <w:rsid w:val="006C2408"/>
    <w:rsid w:val="006C2A39"/>
    <w:rsid w:val="006C3143"/>
    <w:rsid w:val="006C44B9"/>
    <w:rsid w:val="006C5BD4"/>
    <w:rsid w:val="006C69FA"/>
    <w:rsid w:val="006C711C"/>
    <w:rsid w:val="006C7E19"/>
    <w:rsid w:val="006D03A2"/>
    <w:rsid w:val="006D1936"/>
    <w:rsid w:val="006D3227"/>
    <w:rsid w:val="006D4188"/>
    <w:rsid w:val="006D4338"/>
    <w:rsid w:val="006D457E"/>
    <w:rsid w:val="006D506C"/>
    <w:rsid w:val="006D6DAF"/>
    <w:rsid w:val="006E0E04"/>
    <w:rsid w:val="006E0E1C"/>
    <w:rsid w:val="006E1807"/>
    <w:rsid w:val="006E2648"/>
    <w:rsid w:val="006E2B52"/>
    <w:rsid w:val="006E32B9"/>
    <w:rsid w:val="006E346B"/>
    <w:rsid w:val="006E38AD"/>
    <w:rsid w:val="006E472A"/>
    <w:rsid w:val="006E5801"/>
    <w:rsid w:val="006E5821"/>
    <w:rsid w:val="006E59FD"/>
    <w:rsid w:val="006E7088"/>
    <w:rsid w:val="006E7845"/>
    <w:rsid w:val="006E7C14"/>
    <w:rsid w:val="006F1807"/>
    <w:rsid w:val="006F1A1F"/>
    <w:rsid w:val="006F1A92"/>
    <w:rsid w:val="006F20BA"/>
    <w:rsid w:val="006F21F3"/>
    <w:rsid w:val="006F266D"/>
    <w:rsid w:val="006F2C03"/>
    <w:rsid w:val="006F4B1E"/>
    <w:rsid w:val="006F6417"/>
    <w:rsid w:val="006F6E31"/>
    <w:rsid w:val="00700675"/>
    <w:rsid w:val="00701744"/>
    <w:rsid w:val="007017E7"/>
    <w:rsid w:val="0070181D"/>
    <w:rsid w:val="00702904"/>
    <w:rsid w:val="007029CF"/>
    <w:rsid w:val="00702EC3"/>
    <w:rsid w:val="007030F1"/>
    <w:rsid w:val="0070444C"/>
    <w:rsid w:val="0070473D"/>
    <w:rsid w:val="0070517C"/>
    <w:rsid w:val="0070553C"/>
    <w:rsid w:val="007064C7"/>
    <w:rsid w:val="00707F52"/>
    <w:rsid w:val="00710500"/>
    <w:rsid w:val="0071162C"/>
    <w:rsid w:val="00711FBC"/>
    <w:rsid w:val="007131F4"/>
    <w:rsid w:val="00713A48"/>
    <w:rsid w:val="00713CFB"/>
    <w:rsid w:val="007141C1"/>
    <w:rsid w:val="00715883"/>
    <w:rsid w:val="00715AB2"/>
    <w:rsid w:val="00716676"/>
    <w:rsid w:val="007166AE"/>
    <w:rsid w:val="00716E3C"/>
    <w:rsid w:val="00717D7E"/>
    <w:rsid w:val="0072041B"/>
    <w:rsid w:val="00720C33"/>
    <w:rsid w:val="00721752"/>
    <w:rsid w:val="00721F60"/>
    <w:rsid w:val="00722773"/>
    <w:rsid w:val="00722DA3"/>
    <w:rsid w:val="007254BF"/>
    <w:rsid w:val="0072775D"/>
    <w:rsid w:val="00727C96"/>
    <w:rsid w:val="00730365"/>
    <w:rsid w:val="00730457"/>
    <w:rsid w:val="00731BC3"/>
    <w:rsid w:val="007322B5"/>
    <w:rsid w:val="00732F4D"/>
    <w:rsid w:val="007331FE"/>
    <w:rsid w:val="00734165"/>
    <w:rsid w:val="0073425D"/>
    <w:rsid w:val="0073524E"/>
    <w:rsid w:val="00736E2B"/>
    <w:rsid w:val="007371AC"/>
    <w:rsid w:val="007371CD"/>
    <w:rsid w:val="00737439"/>
    <w:rsid w:val="00737F54"/>
    <w:rsid w:val="0074350B"/>
    <w:rsid w:val="00743701"/>
    <w:rsid w:val="00744D50"/>
    <w:rsid w:val="00746B17"/>
    <w:rsid w:val="00747A60"/>
    <w:rsid w:val="00747E9A"/>
    <w:rsid w:val="00747FC3"/>
    <w:rsid w:val="00750264"/>
    <w:rsid w:val="00750462"/>
    <w:rsid w:val="007504AD"/>
    <w:rsid w:val="007504F6"/>
    <w:rsid w:val="0075065D"/>
    <w:rsid w:val="00750F2D"/>
    <w:rsid w:val="00752648"/>
    <w:rsid w:val="007527A3"/>
    <w:rsid w:val="00752A79"/>
    <w:rsid w:val="0075309D"/>
    <w:rsid w:val="0075376F"/>
    <w:rsid w:val="00753925"/>
    <w:rsid w:val="00754665"/>
    <w:rsid w:val="007554CA"/>
    <w:rsid w:val="007560FF"/>
    <w:rsid w:val="00756BD8"/>
    <w:rsid w:val="00757177"/>
    <w:rsid w:val="00757A43"/>
    <w:rsid w:val="00757F58"/>
    <w:rsid w:val="00760BED"/>
    <w:rsid w:val="007620B8"/>
    <w:rsid w:val="00762D7F"/>
    <w:rsid w:val="00763531"/>
    <w:rsid w:val="00763CF6"/>
    <w:rsid w:val="00765186"/>
    <w:rsid w:val="007652CA"/>
    <w:rsid w:val="0076653E"/>
    <w:rsid w:val="0076757C"/>
    <w:rsid w:val="00767673"/>
    <w:rsid w:val="00770141"/>
    <w:rsid w:val="00772D82"/>
    <w:rsid w:val="00773941"/>
    <w:rsid w:val="00773C90"/>
    <w:rsid w:val="007743F2"/>
    <w:rsid w:val="00774A9D"/>
    <w:rsid w:val="00775F03"/>
    <w:rsid w:val="00777EC4"/>
    <w:rsid w:val="007805D9"/>
    <w:rsid w:val="00780947"/>
    <w:rsid w:val="007818A0"/>
    <w:rsid w:val="00783896"/>
    <w:rsid w:val="007849F1"/>
    <w:rsid w:val="00785A61"/>
    <w:rsid w:val="00785DCC"/>
    <w:rsid w:val="007863AB"/>
    <w:rsid w:val="007912C3"/>
    <w:rsid w:val="007914B6"/>
    <w:rsid w:val="00791914"/>
    <w:rsid w:val="00791EFD"/>
    <w:rsid w:val="00792C39"/>
    <w:rsid w:val="00792CF5"/>
    <w:rsid w:val="00794221"/>
    <w:rsid w:val="00795132"/>
    <w:rsid w:val="00795D02"/>
    <w:rsid w:val="007962B4"/>
    <w:rsid w:val="00797ABD"/>
    <w:rsid w:val="007A013B"/>
    <w:rsid w:val="007A08F0"/>
    <w:rsid w:val="007A12CF"/>
    <w:rsid w:val="007A1DEC"/>
    <w:rsid w:val="007A207F"/>
    <w:rsid w:val="007A2AE4"/>
    <w:rsid w:val="007A2B4B"/>
    <w:rsid w:val="007A2D95"/>
    <w:rsid w:val="007A3251"/>
    <w:rsid w:val="007A3269"/>
    <w:rsid w:val="007A3D81"/>
    <w:rsid w:val="007A435D"/>
    <w:rsid w:val="007A4ADE"/>
    <w:rsid w:val="007A4F61"/>
    <w:rsid w:val="007A6533"/>
    <w:rsid w:val="007A653F"/>
    <w:rsid w:val="007A6CCF"/>
    <w:rsid w:val="007A783B"/>
    <w:rsid w:val="007B0B14"/>
    <w:rsid w:val="007B1883"/>
    <w:rsid w:val="007B1DE9"/>
    <w:rsid w:val="007B2130"/>
    <w:rsid w:val="007B32AF"/>
    <w:rsid w:val="007B404F"/>
    <w:rsid w:val="007B458A"/>
    <w:rsid w:val="007B4610"/>
    <w:rsid w:val="007B653E"/>
    <w:rsid w:val="007B6FF0"/>
    <w:rsid w:val="007B7130"/>
    <w:rsid w:val="007B76B2"/>
    <w:rsid w:val="007C09AA"/>
    <w:rsid w:val="007C1C7B"/>
    <w:rsid w:val="007C339C"/>
    <w:rsid w:val="007C33C5"/>
    <w:rsid w:val="007C39F6"/>
    <w:rsid w:val="007C3CDA"/>
    <w:rsid w:val="007C4F15"/>
    <w:rsid w:val="007C56F9"/>
    <w:rsid w:val="007C5A38"/>
    <w:rsid w:val="007C6FDF"/>
    <w:rsid w:val="007D02C1"/>
    <w:rsid w:val="007D10E1"/>
    <w:rsid w:val="007D36B2"/>
    <w:rsid w:val="007D391F"/>
    <w:rsid w:val="007D43CE"/>
    <w:rsid w:val="007D447E"/>
    <w:rsid w:val="007D44CF"/>
    <w:rsid w:val="007D4545"/>
    <w:rsid w:val="007D4BB1"/>
    <w:rsid w:val="007D62A9"/>
    <w:rsid w:val="007D68F7"/>
    <w:rsid w:val="007D6A42"/>
    <w:rsid w:val="007D6CFF"/>
    <w:rsid w:val="007D7105"/>
    <w:rsid w:val="007E0193"/>
    <w:rsid w:val="007E10A7"/>
    <w:rsid w:val="007E1B22"/>
    <w:rsid w:val="007E3C76"/>
    <w:rsid w:val="007E4BBB"/>
    <w:rsid w:val="007E5251"/>
    <w:rsid w:val="007E5B4C"/>
    <w:rsid w:val="007E6365"/>
    <w:rsid w:val="007E68A5"/>
    <w:rsid w:val="007E71C7"/>
    <w:rsid w:val="007E78EA"/>
    <w:rsid w:val="007E7902"/>
    <w:rsid w:val="007F0A51"/>
    <w:rsid w:val="007F12AF"/>
    <w:rsid w:val="007F160A"/>
    <w:rsid w:val="007F216F"/>
    <w:rsid w:val="007F224E"/>
    <w:rsid w:val="007F2A5D"/>
    <w:rsid w:val="007F33B3"/>
    <w:rsid w:val="007F3474"/>
    <w:rsid w:val="007F4244"/>
    <w:rsid w:val="007F483F"/>
    <w:rsid w:val="007F4879"/>
    <w:rsid w:val="007F54D4"/>
    <w:rsid w:val="007F5761"/>
    <w:rsid w:val="007F59A3"/>
    <w:rsid w:val="007F60E9"/>
    <w:rsid w:val="007F6198"/>
    <w:rsid w:val="007F7C9A"/>
    <w:rsid w:val="00800642"/>
    <w:rsid w:val="008012E2"/>
    <w:rsid w:val="00801347"/>
    <w:rsid w:val="008016CE"/>
    <w:rsid w:val="008019EA"/>
    <w:rsid w:val="00802E7A"/>
    <w:rsid w:val="0080373E"/>
    <w:rsid w:val="00803CFF"/>
    <w:rsid w:val="00803E2E"/>
    <w:rsid w:val="00804AA1"/>
    <w:rsid w:val="00804AC7"/>
    <w:rsid w:val="008054C8"/>
    <w:rsid w:val="0080570C"/>
    <w:rsid w:val="00805BCB"/>
    <w:rsid w:val="0080725D"/>
    <w:rsid w:val="008075C0"/>
    <w:rsid w:val="00810139"/>
    <w:rsid w:val="00810248"/>
    <w:rsid w:val="0081068B"/>
    <w:rsid w:val="00811BB5"/>
    <w:rsid w:val="00812A4B"/>
    <w:rsid w:val="00812B9E"/>
    <w:rsid w:val="00815177"/>
    <w:rsid w:val="00815215"/>
    <w:rsid w:val="008162B1"/>
    <w:rsid w:val="00816A1E"/>
    <w:rsid w:val="00820262"/>
    <w:rsid w:val="008218D4"/>
    <w:rsid w:val="00821B0C"/>
    <w:rsid w:val="0082264E"/>
    <w:rsid w:val="00822D99"/>
    <w:rsid w:val="00822E46"/>
    <w:rsid w:val="008230A3"/>
    <w:rsid w:val="00824321"/>
    <w:rsid w:val="00824F4E"/>
    <w:rsid w:val="0082609F"/>
    <w:rsid w:val="00826A3D"/>
    <w:rsid w:val="00827726"/>
    <w:rsid w:val="00827C2A"/>
    <w:rsid w:val="0083033E"/>
    <w:rsid w:val="008317BA"/>
    <w:rsid w:val="00831A7A"/>
    <w:rsid w:val="00831ADC"/>
    <w:rsid w:val="00831FEB"/>
    <w:rsid w:val="008327E7"/>
    <w:rsid w:val="00832E7E"/>
    <w:rsid w:val="008341BE"/>
    <w:rsid w:val="00834510"/>
    <w:rsid w:val="00835068"/>
    <w:rsid w:val="00835942"/>
    <w:rsid w:val="00835BD7"/>
    <w:rsid w:val="0083660D"/>
    <w:rsid w:val="00836AC0"/>
    <w:rsid w:val="00836B74"/>
    <w:rsid w:val="00837777"/>
    <w:rsid w:val="00837C3A"/>
    <w:rsid w:val="00840CAD"/>
    <w:rsid w:val="00840DEF"/>
    <w:rsid w:val="00841CF5"/>
    <w:rsid w:val="00841E01"/>
    <w:rsid w:val="00842955"/>
    <w:rsid w:val="00843215"/>
    <w:rsid w:val="008432CE"/>
    <w:rsid w:val="0084418E"/>
    <w:rsid w:val="0084522D"/>
    <w:rsid w:val="00845B81"/>
    <w:rsid w:val="00845B87"/>
    <w:rsid w:val="00845FA7"/>
    <w:rsid w:val="0084642C"/>
    <w:rsid w:val="00850D84"/>
    <w:rsid w:val="00851836"/>
    <w:rsid w:val="00851A4D"/>
    <w:rsid w:val="00851BF3"/>
    <w:rsid w:val="00851CAB"/>
    <w:rsid w:val="00852060"/>
    <w:rsid w:val="0085243B"/>
    <w:rsid w:val="00852A5B"/>
    <w:rsid w:val="00853A9A"/>
    <w:rsid w:val="008546DA"/>
    <w:rsid w:val="008569F9"/>
    <w:rsid w:val="00856A29"/>
    <w:rsid w:val="00856FC6"/>
    <w:rsid w:val="0085716F"/>
    <w:rsid w:val="00860456"/>
    <w:rsid w:val="00860AAC"/>
    <w:rsid w:val="00861467"/>
    <w:rsid w:val="00862222"/>
    <w:rsid w:val="008626CD"/>
    <w:rsid w:val="00862B1E"/>
    <w:rsid w:val="00863305"/>
    <w:rsid w:val="008634FB"/>
    <w:rsid w:val="00864B71"/>
    <w:rsid w:val="00864D83"/>
    <w:rsid w:val="00864DBF"/>
    <w:rsid w:val="00864F36"/>
    <w:rsid w:val="00866F13"/>
    <w:rsid w:val="008676FD"/>
    <w:rsid w:val="00871073"/>
    <w:rsid w:val="008710C2"/>
    <w:rsid w:val="00871C7A"/>
    <w:rsid w:val="008722DA"/>
    <w:rsid w:val="0087289E"/>
    <w:rsid w:val="0087344C"/>
    <w:rsid w:val="008734BA"/>
    <w:rsid w:val="00874268"/>
    <w:rsid w:val="00874E9F"/>
    <w:rsid w:val="008753FE"/>
    <w:rsid w:val="00875B00"/>
    <w:rsid w:val="00876528"/>
    <w:rsid w:val="008768F9"/>
    <w:rsid w:val="008775CE"/>
    <w:rsid w:val="00877D0C"/>
    <w:rsid w:val="0088050C"/>
    <w:rsid w:val="008814A5"/>
    <w:rsid w:val="0088175A"/>
    <w:rsid w:val="008818C2"/>
    <w:rsid w:val="00883149"/>
    <w:rsid w:val="008832BD"/>
    <w:rsid w:val="008838D1"/>
    <w:rsid w:val="00883E41"/>
    <w:rsid w:val="00884331"/>
    <w:rsid w:val="00885D0F"/>
    <w:rsid w:val="00886A65"/>
    <w:rsid w:val="00886C68"/>
    <w:rsid w:val="00886C7F"/>
    <w:rsid w:val="00890D28"/>
    <w:rsid w:val="00891075"/>
    <w:rsid w:val="0089153D"/>
    <w:rsid w:val="00891CD5"/>
    <w:rsid w:val="0089234F"/>
    <w:rsid w:val="008923EF"/>
    <w:rsid w:val="00892D5F"/>
    <w:rsid w:val="00892E5B"/>
    <w:rsid w:val="0089389C"/>
    <w:rsid w:val="00893B6B"/>
    <w:rsid w:val="008940EA"/>
    <w:rsid w:val="00894A4B"/>
    <w:rsid w:val="00894F56"/>
    <w:rsid w:val="008954F1"/>
    <w:rsid w:val="00895947"/>
    <w:rsid w:val="00896148"/>
    <w:rsid w:val="00896BE9"/>
    <w:rsid w:val="0089731E"/>
    <w:rsid w:val="008A0072"/>
    <w:rsid w:val="008A0FB9"/>
    <w:rsid w:val="008A1ECF"/>
    <w:rsid w:val="008A2EDE"/>
    <w:rsid w:val="008A493D"/>
    <w:rsid w:val="008A4BD8"/>
    <w:rsid w:val="008A5676"/>
    <w:rsid w:val="008A57FD"/>
    <w:rsid w:val="008A5D82"/>
    <w:rsid w:val="008A6280"/>
    <w:rsid w:val="008A63F0"/>
    <w:rsid w:val="008A72D0"/>
    <w:rsid w:val="008B0AC6"/>
    <w:rsid w:val="008B0CB5"/>
    <w:rsid w:val="008B1209"/>
    <w:rsid w:val="008B2779"/>
    <w:rsid w:val="008B2BB7"/>
    <w:rsid w:val="008B3CB7"/>
    <w:rsid w:val="008B4C15"/>
    <w:rsid w:val="008B5BBB"/>
    <w:rsid w:val="008B6ABF"/>
    <w:rsid w:val="008B6FE2"/>
    <w:rsid w:val="008C03B7"/>
    <w:rsid w:val="008C233A"/>
    <w:rsid w:val="008C244A"/>
    <w:rsid w:val="008C2E67"/>
    <w:rsid w:val="008C2EA5"/>
    <w:rsid w:val="008C32AE"/>
    <w:rsid w:val="008C608F"/>
    <w:rsid w:val="008C6436"/>
    <w:rsid w:val="008C669C"/>
    <w:rsid w:val="008C693E"/>
    <w:rsid w:val="008C76C1"/>
    <w:rsid w:val="008D092A"/>
    <w:rsid w:val="008D16D1"/>
    <w:rsid w:val="008D18B7"/>
    <w:rsid w:val="008D2206"/>
    <w:rsid w:val="008D221F"/>
    <w:rsid w:val="008D2F58"/>
    <w:rsid w:val="008D306F"/>
    <w:rsid w:val="008D30B1"/>
    <w:rsid w:val="008D42B4"/>
    <w:rsid w:val="008D4670"/>
    <w:rsid w:val="008D4F82"/>
    <w:rsid w:val="008D5020"/>
    <w:rsid w:val="008D50C3"/>
    <w:rsid w:val="008D692B"/>
    <w:rsid w:val="008D7554"/>
    <w:rsid w:val="008D79F3"/>
    <w:rsid w:val="008E0529"/>
    <w:rsid w:val="008E06EA"/>
    <w:rsid w:val="008E0F77"/>
    <w:rsid w:val="008E2E13"/>
    <w:rsid w:val="008E424F"/>
    <w:rsid w:val="008E4634"/>
    <w:rsid w:val="008E52CA"/>
    <w:rsid w:val="008E58BA"/>
    <w:rsid w:val="008E5E30"/>
    <w:rsid w:val="008E5EEC"/>
    <w:rsid w:val="008E6A0E"/>
    <w:rsid w:val="008E6A10"/>
    <w:rsid w:val="008E7116"/>
    <w:rsid w:val="008E7430"/>
    <w:rsid w:val="008E7486"/>
    <w:rsid w:val="008E7E1D"/>
    <w:rsid w:val="008F0464"/>
    <w:rsid w:val="008F085D"/>
    <w:rsid w:val="008F0DC4"/>
    <w:rsid w:val="008F1A3F"/>
    <w:rsid w:val="008F1D8E"/>
    <w:rsid w:val="008F2067"/>
    <w:rsid w:val="008F2214"/>
    <w:rsid w:val="008F2765"/>
    <w:rsid w:val="008F2EA0"/>
    <w:rsid w:val="008F319A"/>
    <w:rsid w:val="008F34B1"/>
    <w:rsid w:val="008F58A3"/>
    <w:rsid w:val="008F5986"/>
    <w:rsid w:val="008F68BF"/>
    <w:rsid w:val="008F68E8"/>
    <w:rsid w:val="008F6FC8"/>
    <w:rsid w:val="008F7715"/>
    <w:rsid w:val="008F7893"/>
    <w:rsid w:val="0090155C"/>
    <w:rsid w:val="00902577"/>
    <w:rsid w:val="009029FB"/>
    <w:rsid w:val="009032F4"/>
    <w:rsid w:val="00904427"/>
    <w:rsid w:val="009049C2"/>
    <w:rsid w:val="00905B06"/>
    <w:rsid w:val="0090743E"/>
    <w:rsid w:val="009079C3"/>
    <w:rsid w:val="00907D6A"/>
    <w:rsid w:val="0091038D"/>
    <w:rsid w:val="00910F83"/>
    <w:rsid w:val="00911005"/>
    <w:rsid w:val="0091122D"/>
    <w:rsid w:val="009125BB"/>
    <w:rsid w:val="00912B6E"/>
    <w:rsid w:val="00912E0E"/>
    <w:rsid w:val="00915D89"/>
    <w:rsid w:val="009161BF"/>
    <w:rsid w:val="00916829"/>
    <w:rsid w:val="009173DF"/>
    <w:rsid w:val="00920669"/>
    <w:rsid w:val="009219AD"/>
    <w:rsid w:val="00921D00"/>
    <w:rsid w:val="00923151"/>
    <w:rsid w:val="00923B6D"/>
    <w:rsid w:val="00924387"/>
    <w:rsid w:val="009244F4"/>
    <w:rsid w:val="00924C0E"/>
    <w:rsid w:val="00927332"/>
    <w:rsid w:val="0092735D"/>
    <w:rsid w:val="0092761E"/>
    <w:rsid w:val="00927868"/>
    <w:rsid w:val="00927B14"/>
    <w:rsid w:val="009330C9"/>
    <w:rsid w:val="009332F6"/>
    <w:rsid w:val="009335CE"/>
    <w:rsid w:val="0093390F"/>
    <w:rsid w:val="00933B77"/>
    <w:rsid w:val="00934B4B"/>
    <w:rsid w:val="00934DC4"/>
    <w:rsid w:val="00935E4D"/>
    <w:rsid w:val="00936AA1"/>
    <w:rsid w:val="00937C8C"/>
    <w:rsid w:val="0094015E"/>
    <w:rsid w:val="009402C0"/>
    <w:rsid w:val="00940E66"/>
    <w:rsid w:val="00940FD9"/>
    <w:rsid w:val="009412BA"/>
    <w:rsid w:val="00941623"/>
    <w:rsid w:val="00941C7D"/>
    <w:rsid w:val="009439B8"/>
    <w:rsid w:val="00944000"/>
    <w:rsid w:val="00944765"/>
    <w:rsid w:val="009461BB"/>
    <w:rsid w:val="009461F0"/>
    <w:rsid w:val="009462EF"/>
    <w:rsid w:val="009466AD"/>
    <w:rsid w:val="00946CFA"/>
    <w:rsid w:val="009473FD"/>
    <w:rsid w:val="00950674"/>
    <w:rsid w:val="00950C98"/>
    <w:rsid w:val="00951DAE"/>
    <w:rsid w:val="00951F8B"/>
    <w:rsid w:val="00952C01"/>
    <w:rsid w:val="00953CA8"/>
    <w:rsid w:val="00954C96"/>
    <w:rsid w:val="00955B31"/>
    <w:rsid w:val="00955EBB"/>
    <w:rsid w:val="009569BE"/>
    <w:rsid w:val="00956F9C"/>
    <w:rsid w:val="00960C39"/>
    <w:rsid w:val="0096163D"/>
    <w:rsid w:val="00963485"/>
    <w:rsid w:val="00964304"/>
    <w:rsid w:val="009644EB"/>
    <w:rsid w:val="00964ECF"/>
    <w:rsid w:val="00965470"/>
    <w:rsid w:val="009672F8"/>
    <w:rsid w:val="009674AA"/>
    <w:rsid w:val="00967808"/>
    <w:rsid w:val="00967A14"/>
    <w:rsid w:val="00967C0B"/>
    <w:rsid w:val="00970341"/>
    <w:rsid w:val="00970FA2"/>
    <w:rsid w:val="009736AD"/>
    <w:rsid w:val="009736E8"/>
    <w:rsid w:val="00975159"/>
    <w:rsid w:val="009756F7"/>
    <w:rsid w:val="0097595C"/>
    <w:rsid w:val="009764DF"/>
    <w:rsid w:val="009768DA"/>
    <w:rsid w:val="00977176"/>
    <w:rsid w:val="00977CBA"/>
    <w:rsid w:val="009802E1"/>
    <w:rsid w:val="00980C54"/>
    <w:rsid w:val="00981D1F"/>
    <w:rsid w:val="00982B77"/>
    <w:rsid w:val="009837EB"/>
    <w:rsid w:val="00987B71"/>
    <w:rsid w:val="00990649"/>
    <w:rsid w:val="009906B3"/>
    <w:rsid w:val="0099125D"/>
    <w:rsid w:val="00992718"/>
    <w:rsid w:val="0099276F"/>
    <w:rsid w:val="0099508F"/>
    <w:rsid w:val="00995EC4"/>
    <w:rsid w:val="009969EB"/>
    <w:rsid w:val="00997000"/>
    <w:rsid w:val="009A0228"/>
    <w:rsid w:val="009A02CB"/>
    <w:rsid w:val="009A0568"/>
    <w:rsid w:val="009A08CE"/>
    <w:rsid w:val="009A17A4"/>
    <w:rsid w:val="009A262D"/>
    <w:rsid w:val="009A2B96"/>
    <w:rsid w:val="009A2E7A"/>
    <w:rsid w:val="009A3AC4"/>
    <w:rsid w:val="009A4270"/>
    <w:rsid w:val="009A4613"/>
    <w:rsid w:val="009A545C"/>
    <w:rsid w:val="009A7EB0"/>
    <w:rsid w:val="009B0B99"/>
    <w:rsid w:val="009B115D"/>
    <w:rsid w:val="009B11C8"/>
    <w:rsid w:val="009B1A41"/>
    <w:rsid w:val="009B2D51"/>
    <w:rsid w:val="009B3934"/>
    <w:rsid w:val="009B398A"/>
    <w:rsid w:val="009B4315"/>
    <w:rsid w:val="009B509B"/>
    <w:rsid w:val="009B5349"/>
    <w:rsid w:val="009B574B"/>
    <w:rsid w:val="009B591B"/>
    <w:rsid w:val="009B5B43"/>
    <w:rsid w:val="009B643F"/>
    <w:rsid w:val="009B7A02"/>
    <w:rsid w:val="009B7FA1"/>
    <w:rsid w:val="009C000C"/>
    <w:rsid w:val="009C04B9"/>
    <w:rsid w:val="009C0C4C"/>
    <w:rsid w:val="009C0C4E"/>
    <w:rsid w:val="009C0DB6"/>
    <w:rsid w:val="009C112E"/>
    <w:rsid w:val="009C1258"/>
    <w:rsid w:val="009C13AD"/>
    <w:rsid w:val="009C1B87"/>
    <w:rsid w:val="009C1D5A"/>
    <w:rsid w:val="009C2294"/>
    <w:rsid w:val="009C256D"/>
    <w:rsid w:val="009C350B"/>
    <w:rsid w:val="009C4088"/>
    <w:rsid w:val="009C43CF"/>
    <w:rsid w:val="009C4942"/>
    <w:rsid w:val="009C555C"/>
    <w:rsid w:val="009C594F"/>
    <w:rsid w:val="009C66DE"/>
    <w:rsid w:val="009C670E"/>
    <w:rsid w:val="009C6721"/>
    <w:rsid w:val="009C6D2E"/>
    <w:rsid w:val="009C779B"/>
    <w:rsid w:val="009D067F"/>
    <w:rsid w:val="009D0BB4"/>
    <w:rsid w:val="009D0BEB"/>
    <w:rsid w:val="009D16A6"/>
    <w:rsid w:val="009D2AAD"/>
    <w:rsid w:val="009D3013"/>
    <w:rsid w:val="009D4009"/>
    <w:rsid w:val="009D4535"/>
    <w:rsid w:val="009D4FEF"/>
    <w:rsid w:val="009D5262"/>
    <w:rsid w:val="009D5684"/>
    <w:rsid w:val="009D56F7"/>
    <w:rsid w:val="009D5F9D"/>
    <w:rsid w:val="009D6249"/>
    <w:rsid w:val="009D65C8"/>
    <w:rsid w:val="009D6A55"/>
    <w:rsid w:val="009D721F"/>
    <w:rsid w:val="009D75A3"/>
    <w:rsid w:val="009D77EE"/>
    <w:rsid w:val="009D7C64"/>
    <w:rsid w:val="009D7E35"/>
    <w:rsid w:val="009E063F"/>
    <w:rsid w:val="009E097F"/>
    <w:rsid w:val="009E12FD"/>
    <w:rsid w:val="009E37CB"/>
    <w:rsid w:val="009E381B"/>
    <w:rsid w:val="009E3B44"/>
    <w:rsid w:val="009E428B"/>
    <w:rsid w:val="009E44EF"/>
    <w:rsid w:val="009E4CC2"/>
    <w:rsid w:val="009E50BA"/>
    <w:rsid w:val="009E5EC0"/>
    <w:rsid w:val="009E6006"/>
    <w:rsid w:val="009E6688"/>
    <w:rsid w:val="009E74BC"/>
    <w:rsid w:val="009E752C"/>
    <w:rsid w:val="009E7AEB"/>
    <w:rsid w:val="009F00AE"/>
    <w:rsid w:val="009F14E2"/>
    <w:rsid w:val="009F1B14"/>
    <w:rsid w:val="009F1BAB"/>
    <w:rsid w:val="009F1BF6"/>
    <w:rsid w:val="009F24F6"/>
    <w:rsid w:val="009F2687"/>
    <w:rsid w:val="009F2774"/>
    <w:rsid w:val="009F3D9E"/>
    <w:rsid w:val="009F3FCA"/>
    <w:rsid w:val="009F5662"/>
    <w:rsid w:val="009F586F"/>
    <w:rsid w:val="009F58CE"/>
    <w:rsid w:val="009F6325"/>
    <w:rsid w:val="009F6E70"/>
    <w:rsid w:val="009F7870"/>
    <w:rsid w:val="009F7D21"/>
    <w:rsid w:val="00A0131F"/>
    <w:rsid w:val="00A029ED"/>
    <w:rsid w:val="00A05CFD"/>
    <w:rsid w:val="00A05D2A"/>
    <w:rsid w:val="00A05F14"/>
    <w:rsid w:val="00A06380"/>
    <w:rsid w:val="00A06A59"/>
    <w:rsid w:val="00A07494"/>
    <w:rsid w:val="00A11231"/>
    <w:rsid w:val="00A15CBB"/>
    <w:rsid w:val="00A162A2"/>
    <w:rsid w:val="00A1756A"/>
    <w:rsid w:val="00A17733"/>
    <w:rsid w:val="00A17776"/>
    <w:rsid w:val="00A177C9"/>
    <w:rsid w:val="00A229B6"/>
    <w:rsid w:val="00A2342A"/>
    <w:rsid w:val="00A23A5C"/>
    <w:rsid w:val="00A23C8B"/>
    <w:rsid w:val="00A23DD1"/>
    <w:rsid w:val="00A241D2"/>
    <w:rsid w:val="00A2493C"/>
    <w:rsid w:val="00A24A4D"/>
    <w:rsid w:val="00A24C19"/>
    <w:rsid w:val="00A25CA2"/>
    <w:rsid w:val="00A25D68"/>
    <w:rsid w:val="00A264A0"/>
    <w:rsid w:val="00A264CC"/>
    <w:rsid w:val="00A26D9D"/>
    <w:rsid w:val="00A273B9"/>
    <w:rsid w:val="00A27BE5"/>
    <w:rsid w:val="00A30193"/>
    <w:rsid w:val="00A305F5"/>
    <w:rsid w:val="00A30A22"/>
    <w:rsid w:val="00A3110E"/>
    <w:rsid w:val="00A311F7"/>
    <w:rsid w:val="00A32B53"/>
    <w:rsid w:val="00A3328B"/>
    <w:rsid w:val="00A33F9C"/>
    <w:rsid w:val="00A34C28"/>
    <w:rsid w:val="00A34DC8"/>
    <w:rsid w:val="00A35CD3"/>
    <w:rsid w:val="00A35F0E"/>
    <w:rsid w:val="00A3644F"/>
    <w:rsid w:val="00A364FD"/>
    <w:rsid w:val="00A36676"/>
    <w:rsid w:val="00A37A58"/>
    <w:rsid w:val="00A37C3A"/>
    <w:rsid w:val="00A40DD2"/>
    <w:rsid w:val="00A41B91"/>
    <w:rsid w:val="00A42D32"/>
    <w:rsid w:val="00A42DAB"/>
    <w:rsid w:val="00A47964"/>
    <w:rsid w:val="00A47C4B"/>
    <w:rsid w:val="00A5084B"/>
    <w:rsid w:val="00A524AC"/>
    <w:rsid w:val="00A524FD"/>
    <w:rsid w:val="00A52C32"/>
    <w:rsid w:val="00A53671"/>
    <w:rsid w:val="00A53E99"/>
    <w:rsid w:val="00A540CD"/>
    <w:rsid w:val="00A540F9"/>
    <w:rsid w:val="00A543E1"/>
    <w:rsid w:val="00A54DD4"/>
    <w:rsid w:val="00A563D5"/>
    <w:rsid w:val="00A56C63"/>
    <w:rsid w:val="00A57165"/>
    <w:rsid w:val="00A57B3D"/>
    <w:rsid w:val="00A57DCF"/>
    <w:rsid w:val="00A6048B"/>
    <w:rsid w:val="00A60B59"/>
    <w:rsid w:val="00A60D41"/>
    <w:rsid w:val="00A61342"/>
    <w:rsid w:val="00A61E86"/>
    <w:rsid w:val="00A61F2F"/>
    <w:rsid w:val="00A621A6"/>
    <w:rsid w:val="00A62E84"/>
    <w:rsid w:val="00A6347D"/>
    <w:rsid w:val="00A6374A"/>
    <w:rsid w:val="00A637B1"/>
    <w:rsid w:val="00A63AC4"/>
    <w:rsid w:val="00A64F32"/>
    <w:rsid w:val="00A65480"/>
    <w:rsid w:val="00A65E06"/>
    <w:rsid w:val="00A667C4"/>
    <w:rsid w:val="00A66806"/>
    <w:rsid w:val="00A66E67"/>
    <w:rsid w:val="00A67262"/>
    <w:rsid w:val="00A701A1"/>
    <w:rsid w:val="00A70D72"/>
    <w:rsid w:val="00A70D9F"/>
    <w:rsid w:val="00A71170"/>
    <w:rsid w:val="00A71683"/>
    <w:rsid w:val="00A719B7"/>
    <w:rsid w:val="00A7231F"/>
    <w:rsid w:val="00A73AA1"/>
    <w:rsid w:val="00A73CAD"/>
    <w:rsid w:val="00A7488E"/>
    <w:rsid w:val="00A75E7F"/>
    <w:rsid w:val="00A761C1"/>
    <w:rsid w:val="00A76B3E"/>
    <w:rsid w:val="00A80B86"/>
    <w:rsid w:val="00A80CF0"/>
    <w:rsid w:val="00A80EAB"/>
    <w:rsid w:val="00A80EC1"/>
    <w:rsid w:val="00A8135D"/>
    <w:rsid w:val="00A816F2"/>
    <w:rsid w:val="00A81CC9"/>
    <w:rsid w:val="00A81D12"/>
    <w:rsid w:val="00A82E49"/>
    <w:rsid w:val="00A8315F"/>
    <w:rsid w:val="00A8347A"/>
    <w:rsid w:val="00A8393A"/>
    <w:rsid w:val="00A84623"/>
    <w:rsid w:val="00A84B49"/>
    <w:rsid w:val="00A8653E"/>
    <w:rsid w:val="00A86B35"/>
    <w:rsid w:val="00A90DF2"/>
    <w:rsid w:val="00A9149F"/>
    <w:rsid w:val="00A91505"/>
    <w:rsid w:val="00A923D3"/>
    <w:rsid w:val="00A92977"/>
    <w:rsid w:val="00A9668C"/>
    <w:rsid w:val="00A96B80"/>
    <w:rsid w:val="00A96E1A"/>
    <w:rsid w:val="00AA16CA"/>
    <w:rsid w:val="00AA2278"/>
    <w:rsid w:val="00AA3C9B"/>
    <w:rsid w:val="00AA4FDE"/>
    <w:rsid w:val="00AA5095"/>
    <w:rsid w:val="00AA6774"/>
    <w:rsid w:val="00AA6A55"/>
    <w:rsid w:val="00AB0059"/>
    <w:rsid w:val="00AB00B6"/>
    <w:rsid w:val="00AB119A"/>
    <w:rsid w:val="00AB2786"/>
    <w:rsid w:val="00AB28FB"/>
    <w:rsid w:val="00AB2957"/>
    <w:rsid w:val="00AB2B1D"/>
    <w:rsid w:val="00AB2D58"/>
    <w:rsid w:val="00AB308A"/>
    <w:rsid w:val="00AB30C4"/>
    <w:rsid w:val="00AB3AE4"/>
    <w:rsid w:val="00AB3CB4"/>
    <w:rsid w:val="00AB3F11"/>
    <w:rsid w:val="00AB4899"/>
    <w:rsid w:val="00AB562C"/>
    <w:rsid w:val="00AB5E50"/>
    <w:rsid w:val="00AB683F"/>
    <w:rsid w:val="00AB69DC"/>
    <w:rsid w:val="00AB7252"/>
    <w:rsid w:val="00AC0C5B"/>
    <w:rsid w:val="00AC3074"/>
    <w:rsid w:val="00AC3523"/>
    <w:rsid w:val="00AC3DC1"/>
    <w:rsid w:val="00AC4A7E"/>
    <w:rsid w:val="00AC6304"/>
    <w:rsid w:val="00AC792A"/>
    <w:rsid w:val="00AC7CFE"/>
    <w:rsid w:val="00AD06E1"/>
    <w:rsid w:val="00AD1334"/>
    <w:rsid w:val="00AD17A7"/>
    <w:rsid w:val="00AD1F9D"/>
    <w:rsid w:val="00AD27E9"/>
    <w:rsid w:val="00AD363C"/>
    <w:rsid w:val="00AD3A0B"/>
    <w:rsid w:val="00AD3FC9"/>
    <w:rsid w:val="00AD4011"/>
    <w:rsid w:val="00AD4288"/>
    <w:rsid w:val="00AD457F"/>
    <w:rsid w:val="00AD4992"/>
    <w:rsid w:val="00AD4A8B"/>
    <w:rsid w:val="00AD4B78"/>
    <w:rsid w:val="00AD4CB2"/>
    <w:rsid w:val="00AD4F76"/>
    <w:rsid w:val="00AD51F3"/>
    <w:rsid w:val="00AD5722"/>
    <w:rsid w:val="00AD5B68"/>
    <w:rsid w:val="00AD6581"/>
    <w:rsid w:val="00AD78F8"/>
    <w:rsid w:val="00AE0086"/>
    <w:rsid w:val="00AE00B5"/>
    <w:rsid w:val="00AE0221"/>
    <w:rsid w:val="00AE0C43"/>
    <w:rsid w:val="00AE12EA"/>
    <w:rsid w:val="00AE2048"/>
    <w:rsid w:val="00AE373B"/>
    <w:rsid w:val="00AE467E"/>
    <w:rsid w:val="00AE4A86"/>
    <w:rsid w:val="00AE5AA8"/>
    <w:rsid w:val="00AE5D0E"/>
    <w:rsid w:val="00AE6F73"/>
    <w:rsid w:val="00AE75DC"/>
    <w:rsid w:val="00AF0F22"/>
    <w:rsid w:val="00AF3CD1"/>
    <w:rsid w:val="00AF425F"/>
    <w:rsid w:val="00AF6503"/>
    <w:rsid w:val="00AF6F45"/>
    <w:rsid w:val="00AF7DDD"/>
    <w:rsid w:val="00B0036B"/>
    <w:rsid w:val="00B01169"/>
    <w:rsid w:val="00B014C8"/>
    <w:rsid w:val="00B01EB7"/>
    <w:rsid w:val="00B01F67"/>
    <w:rsid w:val="00B025A5"/>
    <w:rsid w:val="00B026C3"/>
    <w:rsid w:val="00B02F47"/>
    <w:rsid w:val="00B04193"/>
    <w:rsid w:val="00B0481F"/>
    <w:rsid w:val="00B06161"/>
    <w:rsid w:val="00B06371"/>
    <w:rsid w:val="00B06DB9"/>
    <w:rsid w:val="00B10D06"/>
    <w:rsid w:val="00B10EDB"/>
    <w:rsid w:val="00B118A9"/>
    <w:rsid w:val="00B12CA5"/>
    <w:rsid w:val="00B1412C"/>
    <w:rsid w:val="00B14674"/>
    <w:rsid w:val="00B14BA8"/>
    <w:rsid w:val="00B14E6B"/>
    <w:rsid w:val="00B15E4C"/>
    <w:rsid w:val="00B15F63"/>
    <w:rsid w:val="00B212B9"/>
    <w:rsid w:val="00B217BD"/>
    <w:rsid w:val="00B21C40"/>
    <w:rsid w:val="00B21C69"/>
    <w:rsid w:val="00B21DD2"/>
    <w:rsid w:val="00B22719"/>
    <w:rsid w:val="00B25A1F"/>
    <w:rsid w:val="00B25B33"/>
    <w:rsid w:val="00B27AA5"/>
    <w:rsid w:val="00B30610"/>
    <w:rsid w:val="00B31C7D"/>
    <w:rsid w:val="00B3294A"/>
    <w:rsid w:val="00B32C7E"/>
    <w:rsid w:val="00B33375"/>
    <w:rsid w:val="00B33983"/>
    <w:rsid w:val="00B348E3"/>
    <w:rsid w:val="00B358B4"/>
    <w:rsid w:val="00B36559"/>
    <w:rsid w:val="00B366D2"/>
    <w:rsid w:val="00B372FB"/>
    <w:rsid w:val="00B410AB"/>
    <w:rsid w:val="00B41A26"/>
    <w:rsid w:val="00B41DDC"/>
    <w:rsid w:val="00B4203F"/>
    <w:rsid w:val="00B42D75"/>
    <w:rsid w:val="00B432BE"/>
    <w:rsid w:val="00B4344F"/>
    <w:rsid w:val="00B4358B"/>
    <w:rsid w:val="00B438A6"/>
    <w:rsid w:val="00B43E85"/>
    <w:rsid w:val="00B446BD"/>
    <w:rsid w:val="00B448F9"/>
    <w:rsid w:val="00B45542"/>
    <w:rsid w:val="00B45776"/>
    <w:rsid w:val="00B46E7C"/>
    <w:rsid w:val="00B47B47"/>
    <w:rsid w:val="00B47F4E"/>
    <w:rsid w:val="00B5180B"/>
    <w:rsid w:val="00B51B35"/>
    <w:rsid w:val="00B51F32"/>
    <w:rsid w:val="00B53788"/>
    <w:rsid w:val="00B53EEB"/>
    <w:rsid w:val="00B544EF"/>
    <w:rsid w:val="00B544FB"/>
    <w:rsid w:val="00B5468A"/>
    <w:rsid w:val="00B54699"/>
    <w:rsid w:val="00B54B2C"/>
    <w:rsid w:val="00B54F2C"/>
    <w:rsid w:val="00B55B8D"/>
    <w:rsid w:val="00B561F2"/>
    <w:rsid w:val="00B56EA5"/>
    <w:rsid w:val="00B56F33"/>
    <w:rsid w:val="00B57FEA"/>
    <w:rsid w:val="00B60897"/>
    <w:rsid w:val="00B60953"/>
    <w:rsid w:val="00B61239"/>
    <w:rsid w:val="00B621D1"/>
    <w:rsid w:val="00B64D8B"/>
    <w:rsid w:val="00B65F6E"/>
    <w:rsid w:val="00B65F78"/>
    <w:rsid w:val="00B66EEC"/>
    <w:rsid w:val="00B67719"/>
    <w:rsid w:val="00B67958"/>
    <w:rsid w:val="00B67DB6"/>
    <w:rsid w:val="00B67F7B"/>
    <w:rsid w:val="00B70125"/>
    <w:rsid w:val="00B701DF"/>
    <w:rsid w:val="00B707D1"/>
    <w:rsid w:val="00B712B5"/>
    <w:rsid w:val="00B71397"/>
    <w:rsid w:val="00B726F9"/>
    <w:rsid w:val="00B72725"/>
    <w:rsid w:val="00B7313E"/>
    <w:rsid w:val="00B7335B"/>
    <w:rsid w:val="00B73E35"/>
    <w:rsid w:val="00B7682D"/>
    <w:rsid w:val="00B81A7F"/>
    <w:rsid w:val="00B81AAA"/>
    <w:rsid w:val="00B82734"/>
    <w:rsid w:val="00B82DBC"/>
    <w:rsid w:val="00B8360A"/>
    <w:rsid w:val="00B83615"/>
    <w:rsid w:val="00B83A69"/>
    <w:rsid w:val="00B840B5"/>
    <w:rsid w:val="00B84356"/>
    <w:rsid w:val="00B85941"/>
    <w:rsid w:val="00B85DF2"/>
    <w:rsid w:val="00B86B60"/>
    <w:rsid w:val="00B87547"/>
    <w:rsid w:val="00B87668"/>
    <w:rsid w:val="00B9053C"/>
    <w:rsid w:val="00B905B1"/>
    <w:rsid w:val="00B92455"/>
    <w:rsid w:val="00B928EF"/>
    <w:rsid w:val="00B9335F"/>
    <w:rsid w:val="00B941C2"/>
    <w:rsid w:val="00B954E3"/>
    <w:rsid w:val="00B96077"/>
    <w:rsid w:val="00B96B9C"/>
    <w:rsid w:val="00B96C45"/>
    <w:rsid w:val="00B96FE4"/>
    <w:rsid w:val="00BA090A"/>
    <w:rsid w:val="00BA21AD"/>
    <w:rsid w:val="00BA2994"/>
    <w:rsid w:val="00BA35ED"/>
    <w:rsid w:val="00BA39E6"/>
    <w:rsid w:val="00BA4B2A"/>
    <w:rsid w:val="00BA53A1"/>
    <w:rsid w:val="00BB04D3"/>
    <w:rsid w:val="00BB08C5"/>
    <w:rsid w:val="00BB1AE2"/>
    <w:rsid w:val="00BB1F1E"/>
    <w:rsid w:val="00BB2871"/>
    <w:rsid w:val="00BB351C"/>
    <w:rsid w:val="00BB55C3"/>
    <w:rsid w:val="00BB765B"/>
    <w:rsid w:val="00BC0E60"/>
    <w:rsid w:val="00BC1054"/>
    <w:rsid w:val="00BC13AC"/>
    <w:rsid w:val="00BC17C7"/>
    <w:rsid w:val="00BC1848"/>
    <w:rsid w:val="00BC215F"/>
    <w:rsid w:val="00BC2362"/>
    <w:rsid w:val="00BC26DA"/>
    <w:rsid w:val="00BC28A0"/>
    <w:rsid w:val="00BC369D"/>
    <w:rsid w:val="00BC49DF"/>
    <w:rsid w:val="00BC4B0A"/>
    <w:rsid w:val="00BC4F94"/>
    <w:rsid w:val="00BC6D85"/>
    <w:rsid w:val="00BC6F2E"/>
    <w:rsid w:val="00BD04D4"/>
    <w:rsid w:val="00BD1C01"/>
    <w:rsid w:val="00BD4468"/>
    <w:rsid w:val="00BD5B50"/>
    <w:rsid w:val="00BD6391"/>
    <w:rsid w:val="00BD65C8"/>
    <w:rsid w:val="00BD6E77"/>
    <w:rsid w:val="00BD7679"/>
    <w:rsid w:val="00BD7847"/>
    <w:rsid w:val="00BE1054"/>
    <w:rsid w:val="00BE1D05"/>
    <w:rsid w:val="00BE2377"/>
    <w:rsid w:val="00BE2FE4"/>
    <w:rsid w:val="00BE43E7"/>
    <w:rsid w:val="00BE476C"/>
    <w:rsid w:val="00BE7549"/>
    <w:rsid w:val="00BE7A51"/>
    <w:rsid w:val="00BE7CCD"/>
    <w:rsid w:val="00BF012B"/>
    <w:rsid w:val="00BF0D9D"/>
    <w:rsid w:val="00BF113D"/>
    <w:rsid w:val="00BF11E9"/>
    <w:rsid w:val="00BF1EE2"/>
    <w:rsid w:val="00BF2D8E"/>
    <w:rsid w:val="00BF3C31"/>
    <w:rsid w:val="00BF4B79"/>
    <w:rsid w:val="00BF520D"/>
    <w:rsid w:val="00BF6425"/>
    <w:rsid w:val="00BF6ADC"/>
    <w:rsid w:val="00BF7F7F"/>
    <w:rsid w:val="00C003F5"/>
    <w:rsid w:val="00C00C66"/>
    <w:rsid w:val="00C013F3"/>
    <w:rsid w:val="00C0193F"/>
    <w:rsid w:val="00C02E29"/>
    <w:rsid w:val="00C0364D"/>
    <w:rsid w:val="00C0393F"/>
    <w:rsid w:val="00C04012"/>
    <w:rsid w:val="00C04483"/>
    <w:rsid w:val="00C04700"/>
    <w:rsid w:val="00C05269"/>
    <w:rsid w:val="00C053B8"/>
    <w:rsid w:val="00C05F3A"/>
    <w:rsid w:val="00C06039"/>
    <w:rsid w:val="00C10C30"/>
    <w:rsid w:val="00C10DA6"/>
    <w:rsid w:val="00C11532"/>
    <w:rsid w:val="00C11638"/>
    <w:rsid w:val="00C12259"/>
    <w:rsid w:val="00C12579"/>
    <w:rsid w:val="00C13E8F"/>
    <w:rsid w:val="00C14E1E"/>
    <w:rsid w:val="00C153D8"/>
    <w:rsid w:val="00C159F1"/>
    <w:rsid w:val="00C15C1B"/>
    <w:rsid w:val="00C15CE5"/>
    <w:rsid w:val="00C21664"/>
    <w:rsid w:val="00C23884"/>
    <w:rsid w:val="00C238EA"/>
    <w:rsid w:val="00C23BB6"/>
    <w:rsid w:val="00C25520"/>
    <w:rsid w:val="00C26567"/>
    <w:rsid w:val="00C26671"/>
    <w:rsid w:val="00C274E0"/>
    <w:rsid w:val="00C310A6"/>
    <w:rsid w:val="00C31AC9"/>
    <w:rsid w:val="00C3241D"/>
    <w:rsid w:val="00C32772"/>
    <w:rsid w:val="00C327F6"/>
    <w:rsid w:val="00C335B3"/>
    <w:rsid w:val="00C34AD0"/>
    <w:rsid w:val="00C35DC8"/>
    <w:rsid w:val="00C36751"/>
    <w:rsid w:val="00C370A7"/>
    <w:rsid w:val="00C4091C"/>
    <w:rsid w:val="00C42642"/>
    <w:rsid w:val="00C42832"/>
    <w:rsid w:val="00C43543"/>
    <w:rsid w:val="00C44988"/>
    <w:rsid w:val="00C44BE4"/>
    <w:rsid w:val="00C4564F"/>
    <w:rsid w:val="00C459B3"/>
    <w:rsid w:val="00C50E54"/>
    <w:rsid w:val="00C51F44"/>
    <w:rsid w:val="00C52865"/>
    <w:rsid w:val="00C537D6"/>
    <w:rsid w:val="00C538CF"/>
    <w:rsid w:val="00C540AE"/>
    <w:rsid w:val="00C543B9"/>
    <w:rsid w:val="00C55F63"/>
    <w:rsid w:val="00C56858"/>
    <w:rsid w:val="00C56A32"/>
    <w:rsid w:val="00C62222"/>
    <w:rsid w:val="00C6222E"/>
    <w:rsid w:val="00C63F77"/>
    <w:rsid w:val="00C65332"/>
    <w:rsid w:val="00C6545E"/>
    <w:rsid w:val="00C6597F"/>
    <w:rsid w:val="00C667A1"/>
    <w:rsid w:val="00C66A56"/>
    <w:rsid w:val="00C6700E"/>
    <w:rsid w:val="00C6724E"/>
    <w:rsid w:val="00C67DB8"/>
    <w:rsid w:val="00C67EF5"/>
    <w:rsid w:val="00C70CE3"/>
    <w:rsid w:val="00C70CE8"/>
    <w:rsid w:val="00C7121C"/>
    <w:rsid w:val="00C71353"/>
    <w:rsid w:val="00C7260F"/>
    <w:rsid w:val="00C72D77"/>
    <w:rsid w:val="00C73950"/>
    <w:rsid w:val="00C743CD"/>
    <w:rsid w:val="00C746F9"/>
    <w:rsid w:val="00C778CD"/>
    <w:rsid w:val="00C80091"/>
    <w:rsid w:val="00C80A9F"/>
    <w:rsid w:val="00C8148A"/>
    <w:rsid w:val="00C81B12"/>
    <w:rsid w:val="00C830B2"/>
    <w:rsid w:val="00C83CBC"/>
    <w:rsid w:val="00C84E2A"/>
    <w:rsid w:val="00C84E3E"/>
    <w:rsid w:val="00C85895"/>
    <w:rsid w:val="00C85FAD"/>
    <w:rsid w:val="00C860B0"/>
    <w:rsid w:val="00C86B93"/>
    <w:rsid w:val="00C871A5"/>
    <w:rsid w:val="00C87DF2"/>
    <w:rsid w:val="00C90450"/>
    <w:rsid w:val="00C90F4D"/>
    <w:rsid w:val="00C91663"/>
    <w:rsid w:val="00C91E07"/>
    <w:rsid w:val="00C92103"/>
    <w:rsid w:val="00C9240A"/>
    <w:rsid w:val="00C92FBB"/>
    <w:rsid w:val="00C935AD"/>
    <w:rsid w:val="00C94528"/>
    <w:rsid w:val="00C947CE"/>
    <w:rsid w:val="00C9559C"/>
    <w:rsid w:val="00C95845"/>
    <w:rsid w:val="00C95CEC"/>
    <w:rsid w:val="00C96267"/>
    <w:rsid w:val="00C96FD4"/>
    <w:rsid w:val="00C976D5"/>
    <w:rsid w:val="00CA0CAE"/>
    <w:rsid w:val="00CA1349"/>
    <w:rsid w:val="00CA2D4D"/>
    <w:rsid w:val="00CA4038"/>
    <w:rsid w:val="00CA4779"/>
    <w:rsid w:val="00CA5A03"/>
    <w:rsid w:val="00CA5B02"/>
    <w:rsid w:val="00CB0FC7"/>
    <w:rsid w:val="00CB1879"/>
    <w:rsid w:val="00CB1983"/>
    <w:rsid w:val="00CB1AE9"/>
    <w:rsid w:val="00CB224D"/>
    <w:rsid w:val="00CB32CE"/>
    <w:rsid w:val="00CB39D4"/>
    <w:rsid w:val="00CB3FBA"/>
    <w:rsid w:val="00CB40F6"/>
    <w:rsid w:val="00CB455F"/>
    <w:rsid w:val="00CB4830"/>
    <w:rsid w:val="00CB4C54"/>
    <w:rsid w:val="00CB586B"/>
    <w:rsid w:val="00CB59D6"/>
    <w:rsid w:val="00CB6BD0"/>
    <w:rsid w:val="00CB78FC"/>
    <w:rsid w:val="00CB7E78"/>
    <w:rsid w:val="00CC02BD"/>
    <w:rsid w:val="00CC0DE6"/>
    <w:rsid w:val="00CC196E"/>
    <w:rsid w:val="00CC25CE"/>
    <w:rsid w:val="00CC2FEE"/>
    <w:rsid w:val="00CC3289"/>
    <w:rsid w:val="00CC3296"/>
    <w:rsid w:val="00CC32F7"/>
    <w:rsid w:val="00CC3EB8"/>
    <w:rsid w:val="00CC4671"/>
    <w:rsid w:val="00CC4B99"/>
    <w:rsid w:val="00CC5B97"/>
    <w:rsid w:val="00CC676B"/>
    <w:rsid w:val="00CC71BA"/>
    <w:rsid w:val="00CC74D5"/>
    <w:rsid w:val="00CC7F90"/>
    <w:rsid w:val="00CD2177"/>
    <w:rsid w:val="00CD2842"/>
    <w:rsid w:val="00CD45C4"/>
    <w:rsid w:val="00CD54AE"/>
    <w:rsid w:val="00CD55DC"/>
    <w:rsid w:val="00CD59E8"/>
    <w:rsid w:val="00CD653E"/>
    <w:rsid w:val="00CD7BCB"/>
    <w:rsid w:val="00CE0A3E"/>
    <w:rsid w:val="00CE0A3F"/>
    <w:rsid w:val="00CE2556"/>
    <w:rsid w:val="00CE3BC1"/>
    <w:rsid w:val="00CE40FD"/>
    <w:rsid w:val="00CE41B6"/>
    <w:rsid w:val="00CE41E6"/>
    <w:rsid w:val="00CE4C9E"/>
    <w:rsid w:val="00CE6717"/>
    <w:rsid w:val="00CF0010"/>
    <w:rsid w:val="00CF0425"/>
    <w:rsid w:val="00CF0A18"/>
    <w:rsid w:val="00CF1217"/>
    <w:rsid w:val="00CF16EF"/>
    <w:rsid w:val="00CF1817"/>
    <w:rsid w:val="00CF1847"/>
    <w:rsid w:val="00CF2051"/>
    <w:rsid w:val="00CF25A7"/>
    <w:rsid w:val="00CF348B"/>
    <w:rsid w:val="00CF4442"/>
    <w:rsid w:val="00CF4A04"/>
    <w:rsid w:val="00CF5647"/>
    <w:rsid w:val="00CF5F9A"/>
    <w:rsid w:val="00CF6752"/>
    <w:rsid w:val="00CF684F"/>
    <w:rsid w:val="00CF7437"/>
    <w:rsid w:val="00CF7F8C"/>
    <w:rsid w:val="00D007EF"/>
    <w:rsid w:val="00D00E65"/>
    <w:rsid w:val="00D00EEA"/>
    <w:rsid w:val="00D01A00"/>
    <w:rsid w:val="00D02E2F"/>
    <w:rsid w:val="00D0390C"/>
    <w:rsid w:val="00D04BF7"/>
    <w:rsid w:val="00D04C54"/>
    <w:rsid w:val="00D051BC"/>
    <w:rsid w:val="00D0520D"/>
    <w:rsid w:val="00D05E9F"/>
    <w:rsid w:val="00D1059D"/>
    <w:rsid w:val="00D10D0C"/>
    <w:rsid w:val="00D112A6"/>
    <w:rsid w:val="00D12967"/>
    <w:rsid w:val="00D136B2"/>
    <w:rsid w:val="00D15128"/>
    <w:rsid w:val="00D1624C"/>
    <w:rsid w:val="00D166D6"/>
    <w:rsid w:val="00D1739E"/>
    <w:rsid w:val="00D174C0"/>
    <w:rsid w:val="00D17785"/>
    <w:rsid w:val="00D179E7"/>
    <w:rsid w:val="00D17E34"/>
    <w:rsid w:val="00D17E7B"/>
    <w:rsid w:val="00D2124A"/>
    <w:rsid w:val="00D21501"/>
    <w:rsid w:val="00D21B60"/>
    <w:rsid w:val="00D22BA4"/>
    <w:rsid w:val="00D23112"/>
    <w:rsid w:val="00D2375E"/>
    <w:rsid w:val="00D23D6D"/>
    <w:rsid w:val="00D24722"/>
    <w:rsid w:val="00D25968"/>
    <w:rsid w:val="00D25BDF"/>
    <w:rsid w:val="00D25E45"/>
    <w:rsid w:val="00D25FC5"/>
    <w:rsid w:val="00D270AC"/>
    <w:rsid w:val="00D273C0"/>
    <w:rsid w:val="00D305B9"/>
    <w:rsid w:val="00D31572"/>
    <w:rsid w:val="00D325ED"/>
    <w:rsid w:val="00D3295D"/>
    <w:rsid w:val="00D3472D"/>
    <w:rsid w:val="00D3560B"/>
    <w:rsid w:val="00D36BA7"/>
    <w:rsid w:val="00D36E59"/>
    <w:rsid w:val="00D36FF1"/>
    <w:rsid w:val="00D3765F"/>
    <w:rsid w:val="00D37D9C"/>
    <w:rsid w:val="00D406FD"/>
    <w:rsid w:val="00D40972"/>
    <w:rsid w:val="00D41CC9"/>
    <w:rsid w:val="00D440E4"/>
    <w:rsid w:val="00D46D02"/>
    <w:rsid w:val="00D47703"/>
    <w:rsid w:val="00D5104A"/>
    <w:rsid w:val="00D525E1"/>
    <w:rsid w:val="00D5260F"/>
    <w:rsid w:val="00D53444"/>
    <w:rsid w:val="00D535F7"/>
    <w:rsid w:val="00D54782"/>
    <w:rsid w:val="00D55043"/>
    <w:rsid w:val="00D55B9A"/>
    <w:rsid w:val="00D55E2C"/>
    <w:rsid w:val="00D60EC0"/>
    <w:rsid w:val="00D61B48"/>
    <w:rsid w:val="00D62DC4"/>
    <w:rsid w:val="00D6379A"/>
    <w:rsid w:val="00D6458C"/>
    <w:rsid w:val="00D64614"/>
    <w:rsid w:val="00D653B6"/>
    <w:rsid w:val="00D65489"/>
    <w:rsid w:val="00D6609C"/>
    <w:rsid w:val="00D670E8"/>
    <w:rsid w:val="00D704FC"/>
    <w:rsid w:val="00D70744"/>
    <w:rsid w:val="00D708FC"/>
    <w:rsid w:val="00D713AD"/>
    <w:rsid w:val="00D71ACC"/>
    <w:rsid w:val="00D727B2"/>
    <w:rsid w:val="00D7373A"/>
    <w:rsid w:val="00D73E0A"/>
    <w:rsid w:val="00D74ABF"/>
    <w:rsid w:val="00D75326"/>
    <w:rsid w:val="00D77C29"/>
    <w:rsid w:val="00D8021D"/>
    <w:rsid w:val="00D8029D"/>
    <w:rsid w:val="00D806DB"/>
    <w:rsid w:val="00D81395"/>
    <w:rsid w:val="00D816CF"/>
    <w:rsid w:val="00D81F76"/>
    <w:rsid w:val="00D836C9"/>
    <w:rsid w:val="00D838B5"/>
    <w:rsid w:val="00D8414A"/>
    <w:rsid w:val="00D86310"/>
    <w:rsid w:val="00D87F07"/>
    <w:rsid w:val="00D9089D"/>
    <w:rsid w:val="00D91054"/>
    <w:rsid w:val="00D91789"/>
    <w:rsid w:val="00D91A26"/>
    <w:rsid w:val="00D9317B"/>
    <w:rsid w:val="00D93250"/>
    <w:rsid w:val="00D93293"/>
    <w:rsid w:val="00D93F6A"/>
    <w:rsid w:val="00D945C6"/>
    <w:rsid w:val="00D95599"/>
    <w:rsid w:val="00D95E57"/>
    <w:rsid w:val="00D95FC2"/>
    <w:rsid w:val="00D9785A"/>
    <w:rsid w:val="00DA02E8"/>
    <w:rsid w:val="00DA04C8"/>
    <w:rsid w:val="00DA0A9D"/>
    <w:rsid w:val="00DA2545"/>
    <w:rsid w:val="00DA2BED"/>
    <w:rsid w:val="00DA2C01"/>
    <w:rsid w:val="00DA4370"/>
    <w:rsid w:val="00DA4EB2"/>
    <w:rsid w:val="00DA4EF5"/>
    <w:rsid w:val="00DA57A9"/>
    <w:rsid w:val="00DA60B9"/>
    <w:rsid w:val="00DA6FF9"/>
    <w:rsid w:val="00DA764F"/>
    <w:rsid w:val="00DA7C63"/>
    <w:rsid w:val="00DA7E68"/>
    <w:rsid w:val="00DB03B3"/>
    <w:rsid w:val="00DB0873"/>
    <w:rsid w:val="00DB0971"/>
    <w:rsid w:val="00DB0CB1"/>
    <w:rsid w:val="00DB0EDC"/>
    <w:rsid w:val="00DB1A68"/>
    <w:rsid w:val="00DB1FF9"/>
    <w:rsid w:val="00DB217B"/>
    <w:rsid w:val="00DB2CEB"/>
    <w:rsid w:val="00DB30C3"/>
    <w:rsid w:val="00DB3795"/>
    <w:rsid w:val="00DB448E"/>
    <w:rsid w:val="00DB522B"/>
    <w:rsid w:val="00DB61D7"/>
    <w:rsid w:val="00DB644F"/>
    <w:rsid w:val="00DB6833"/>
    <w:rsid w:val="00DB7140"/>
    <w:rsid w:val="00DB72D1"/>
    <w:rsid w:val="00DC0FAC"/>
    <w:rsid w:val="00DC2816"/>
    <w:rsid w:val="00DC37C0"/>
    <w:rsid w:val="00DC3EB1"/>
    <w:rsid w:val="00DC44BF"/>
    <w:rsid w:val="00DC4EC2"/>
    <w:rsid w:val="00DC52E4"/>
    <w:rsid w:val="00DC533D"/>
    <w:rsid w:val="00DC5BB3"/>
    <w:rsid w:val="00DC63BB"/>
    <w:rsid w:val="00DC7B7F"/>
    <w:rsid w:val="00DD0CE4"/>
    <w:rsid w:val="00DD133C"/>
    <w:rsid w:val="00DD20EB"/>
    <w:rsid w:val="00DD20FA"/>
    <w:rsid w:val="00DD2B7E"/>
    <w:rsid w:val="00DD3D5E"/>
    <w:rsid w:val="00DD4F6D"/>
    <w:rsid w:val="00DD5289"/>
    <w:rsid w:val="00DD596F"/>
    <w:rsid w:val="00DD5F02"/>
    <w:rsid w:val="00DD7DA7"/>
    <w:rsid w:val="00DE0334"/>
    <w:rsid w:val="00DE0B26"/>
    <w:rsid w:val="00DE2457"/>
    <w:rsid w:val="00DE38CD"/>
    <w:rsid w:val="00DE3971"/>
    <w:rsid w:val="00DE4236"/>
    <w:rsid w:val="00DE443A"/>
    <w:rsid w:val="00DE559A"/>
    <w:rsid w:val="00DE69D2"/>
    <w:rsid w:val="00DE6E75"/>
    <w:rsid w:val="00DF03A2"/>
    <w:rsid w:val="00DF051C"/>
    <w:rsid w:val="00DF08EE"/>
    <w:rsid w:val="00DF1005"/>
    <w:rsid w:val="00DF14AA"/>
    <w:rsid w:val="00DF2074"/>
    <w:rsid w:val="00DF223B"/>
    <w:rsid w:val="00DF23A3"/>
    <w:rsid w:val="00DF313F"/>
    <w:rsid w:val="00DF3313"/>
    <w:rsid w:val="00DF4A39"/>
    <w:rsid w:val="00DF5726"/>
    <w:rsid w:val="00DF5FEB"/>
    <w:rsid w:val="00DF6ECC"/>
    <w:rsid w:val="00E0104A"/>
    <w:rsid w:val="00E02C19"/>
    <w:rsid w:val="00E03587"/>
    <w:rsid w:val="00E03F7E"/>
    <w:rsid w:val="00E050C2"/>
    <w:rsid w:val="00E0510F"/>
    <w:rsid w:val="00E05547"/>
    <w:rsid w:val="00E05563"/>
    <w:rsid w:val="00E05861"/>
    <w:rsid w:val="00E06CCB"/>
    <w:rsid w:val="00E0741A"/>
    <w:rsid w:val="00E1186D"/>
    <w:rsid w:val="00E11CA2"/>
    <w:rsid w:val="00E1348A"/>
    <w:rsid w:val="00E13E8D"/>
    <w:rsid w:val="00E14A76"/>
    <w:rsid w:val="00E14BAB"/>
    <w:rsid w:val="00E15823"/>
    <w:rsid w:val="00E15BD5"/>
    <w:rsid w:val="00E15FB5"/>
    <w:rsid w:val="00E1670F"/>
    <w:rsid w:val="00E168AD"/>
    <w:rsid w:val="00E16C9A"/>
    <w:rsid w:val="00E20DBE"/>
    <w:rsid w:val="00E2266D"/>
    <w:rsid w:val="00E2357A"/>
    <w:rsid w:val="00E241AE"/>
    <w:rsid w:val="00E2531F"/>
    <w:rsid w:val="00E26D94"/>
    <w:rsid w:val="00E303EE"/>
    <w:rsid w:val="00E30AC3"/>
    <w:rsid w:val="00E335A7"/>
    <w:rsid w:val="00E33DB0"/>
    <w:rsid w:val="00E3450C"/>
    <w:rsid w:val="00E35597"/>
    <w:rsid w:val="00E356F4"/>
    <w:rsid w:val="00E3675B"/>
    <w:rsid w:val="00E367AC"/>
    <w:rsid w:val="00E3704E"/>
    <w:rsid w:val="00E378C1"/>
    <w:rsid w:val="00E378C3"/>
    <w:rsid w:val="00E4015D"/>
    <w:rsid w:val="00E40F22"/>
    <w:rsid w:val="00E41D75"/>
    <w:rsid w:val="00E45848"/>
    <w:rsid w:val="00E47ADA"/>
    <w:rsid w:val="00E47B9C"/>
    <w:rsid w:val="00E541E7"/>
    <w:rsid w:val="00E55833"/>
    <w:rsid w:val="00E56774"/>
    <w:rsid w:val="00E5729C"/>
    <w:rsid w:val="00E57689"/>
    <w:rsid w:val="00E60E02"/>
    <w:rsid w:val="00E618FC"/>
    <w:rsid w:val="00E62399"/>
    <w:rsid w:val="00E62DB1"/>
    <w:rsid w:val="00E65652"/>
    <w:rsid w:val="00E66128"/>
    <w:rsid w:val="00E671D1"/>
    <w:rsid w:val="00E679D9"/>
    <w:rsid w:val="00E70A41"/>
    <w:rsid w:val="00E70B11"/>
    <w:rsid w:val="00E70EE5"/>
    <w:rsid w:val="00E71212"/>
    <w:rsid w:val="00E73825"/>
    <w:rsid w:val="00E7391F"/>
    <w:rsid w:val="00E74639"/>
    <w:rsid w:val="00E74A11"/>
    <w:rsid w:val="00E74B0D"/>
    <w:rsid w:val="00E7519E"/>
    <w:rsid w:val="00E76224"/>
    <w:rsid w:val="00E77CAE"/>
    <w:rsid w:val="00E81BAD"/>
    <w:rsid w:val="00E83017"/>
    <w:rsid w:val="00E8373C"/>
    <w:rsid w:val="00E83B13"/>
    <w:rsid w:val="00E8483E"/>
    <w:rsid w:val="00E85C48"/>
    <w:rsid w:val="00E90AF6"/>
    <w:rsid w:val="00E91864"/>
    <w:rsid w:val="00E9195D"/>
    <w:rsid w:val="00E92F67"/>
    <w:rsid w:val="00E92FA6"/>
    <w:rsid w:val="00E9404E"/>
    <w:rsid w:val="00E95086"/>
    <w:rsid w:val="00E956D8"/>
    <w:rsid w:val="00E95C12"/>
    <w:rsid w:val="00E96878"/>
    <w:rsid w:val="00E973CD"/>
    <w:rsid w:val="00EA0A76"/>
    <w:rsid w:val="00EA0AED"/>
    <w:rsid w:val="00EA1202"/>
    <w:rsid w:val="00EA2113"/>
    <w:rsid w:val="00EA2D00"/>
    <w:rsid w:val="00EA3260"/>
    <w:rsid w:val="00EA3A72"/>
    <w:rsid w:val="00EA3F66"/>
    <w:rsid w:val="00EA42BA"/>
    <w:rsid w:val="00EA4FF7"/>
    <w:rsid w:val="00EA5BFC"/>
    <w:rsid w:val="00EA63BC"/>
    <w:rsid w:val="00EA64C3"/>
    <w:rsid w:val="00EA6935"/>
    <w:rsid w:val="00EA6BAE"/>
    <w:rsid w:val="00EA7456"/>
    <w:rsid w:val="00EA76CB"/>
    <w:rsid w:val="00EA7F3B"/>
    <w:rsid w:val="00EB0532"/>
    <w:rsid w:val="00EB0C62"/>
    <w:rsid w:val="00EB1393"/>
    <w:rsid w:val="00EB23FB"/>
    <w:rsid w:val="00EB41AC"/>
    <w:rsid w:val="00EB44EC"/>
    <w:rsid w:val="00EB5360"/>
    <w:rsid w:val="00EB55D7"/>
    <w:rsid w:val="00EB6BC1"/>
    <w:rsid w:val="00EB7B7C"/>
    <w:rsid w:val="00EC0B64"/>
    <w:rsid w:val="00EC0FD8"/>
    <w:rsid w:val="00EC1E63"/>
    <w:rsid w:val="00EC246E"/>
    <w:rsid w:val="00EC2FB1"/>
    <w:rsid w:val="00EC463E"/>
    <w:rsid w:val="00EC49B2"/>
    <w:rsid w:val="00EC4EEF"/>
    <w:rsid w:val="00EC57A1"/>
    <w:rsid w:val="00EC6283"/>
    <w:rsid w:val="00EC6306"/>
    <w:rsid w:val="00EC68FB"/>
    <w:rsid w:val="00EC70C3"/>
    <w:rsid w:val="00EC7547"/>
    <w:rsid w:val="00ED0909"/>
    <w:rsid w:val="00ED13F0"/>
    <w:rsid w:val="00ED1511"/>
    <w:rsid w:val="00ED18B2"/>
    <w:rsid w:val="00ED1D48"/>
    <w:rsid w:val="00ED22D4"/>
    <w:rsid w:val="00ED33CD"/>
    <w:rsid w:val="00ED3820"/>
    <w:rsid w:val="00ED39EC"/>
    <w:rsid w:val="00ED44B7"/>
    <w:rsid w:val="00ED4798"/>
    <w:rsid w:val="00ED480C"/>
    <w:rsid w:val="00ED50FA"/>
    <w:rsid w:val="00ED5432"/>
    <w:rsid w:val="00ED591E"/>
    <w:rsid w:val="00ED5DE5"/>
    <w:rsid w:val="00ED7302"/>
    <w:rsid w:val="00ED74D0"/>
    <w:rsid w:val="00ED756F"/>
    <w:rsid w:val="00EE0133"/>
    <w:rsid w:val="00EE170F"/>
    <w:rsid w:val="00EE31A9"/>
    <w:rsid w:val="00EE3765"/>
    <w:rsid w:val="00EE3C60"/>
    <w:rsid w:val="00EE3E09"/>
    <w:rsid w:val="00EE4DCF"/>
    <w:rsid w:val="00EE4E7F"/>
    <w:rsid w:val="00EE561E"/>
    <w:rsid w:val="00EE5657"/>
    <w:rsid w:val="00EE7622"/>
    <w:rsid w:val="00EF092A"/>
    <w:rsid w:val="00EF3F7A"/>
    <w:rsid w:val="00EF4608"/>
    <w:rsid w:val="00EF4ADC"/>
    <w:rsid w:val="00EF59DB"/>
    <w:rsid w:val="00EF5BF8"/>
    <w:rsid w:val="00EF5EC2"/>
    <w:rsid w:val="00EF6781"/>
    <w:rsid w:val="00EF6837"/>
    <w:rsid w:val="00EF6C89"/>
    <w:rsid w:val="00F017CF"/>
    <w:rsid w:val="00F01B24"/>
    <w:rsid w:val="00F01DE8"/>
    <w:rsid w:val="00F020CD"/>
    <w:rsid w:val="00F02836"/>
    <w:rsid w:val="00F03E27"/>
    <w:rsid w:val="00F04190"/>
    <w:rsid w:val="00F050BF"/>
    <w:rsid w:val="00F053B7"/>
    <w:rsid w:val="00F05766"/>
    <w:rsid w:val="00F05ACF"/>
    <w:rsid w:val="00F06C90"/>
    <w:rsid w:val="00F07941"/>
    <w:rsid w:val="00F10A20"/>
    <w:rsid w:val="00F12135"/>
    <w:rsid w:val="00F12213"/>
    <w:rsid w:val="00F127D6"/>
    <w:rsid w:val="00F1346C"/>
    <w:rsid w:val="00F149C1"/>
    <w:rsid w:val="00F15B35"/>
    <w:rsid w:val="00F16B5C"/>
    <w:rsid w:val="00F17F0A"/>
    <w:rsid w:val="00F202CA"/>
    <w:rsid w:val="00F226EF"/>
    <w:rsid w:val="00F22AA9"/>
    <w:rsid w:val="00F2329D"/>
    <w:rsid w:val="00F2363E"/>
    <w:rsid w:val="00F23734"/>
    <w:rsid w:val="00F237EB"/>
    <w:rsid w:val="00F23A6C"/>
    <w:rsid w:val="00F23F91"/>
    <w:rsid w:val="00F242C2"/>
    <w:rsid w:val="00F26680"/>
    <w:rsid w:val="00F269B6"/>
    <w:rsid w:val="00F2767D"/>
    <w:rsid w:val="00F27BFA"/>
    <w:rsid w:val="00F27C77"/>
    <w:rsid w:val="00F30377"/>
    <w:rsid w:val="00F311A8"/>
    <w:rsid w:val="00F31794"/>
    <w:rsid w:val="00F31BDA"/>
    <w:rsid w:val="00F31CDA"/>
    <w:rsid w:val="00F32DE3"/>
    <w:rsid w:val="00F33BD0"/>
    <w:rsid w:val="00F33ED1"/>
    <w:rsid w:val="00F35D63"/>
    <w:rsid w:val="00F373A0"/>
    <w:rsid w:val="00F37D43"/>
    <w:rsid w:val="00F4021C"/>
    <w:rsid w:val="00F41DE4"/>
    <w:rsid w:val="00F424E7"/>
    <w:rsid w:val="00F4252A"/>
    <w:rsid w:val="00F42D42"/>
    <w:rsid w:val="00F437F3"/>
    <w:rsid w:val="00F4452A"/>
    <w:rsid w:val="00F45371"/>
    <w:rsid w:val="00F45887"/>
    <w:rsid w:val="00F45A74"/>
    <w:rsid w:val="00F45BB6"/>
    <w:rsid w:val="00F45FF7"/>
    <w:rsid w:val="00F46791"/>
    <w:rsid w:val="00F46ADC"/>
    <w:rsid w:val="00F46F9C"/>
    <w:rsid w:val="00F470EB"/>
    <w:rsid w:val="00F47482"/>
    <w:rsid w:val="00F50385"/>
    <w:rsid w:val="00F506C2"/>
    <w:rsid w:val="00F51DA9"/>
    <w:rsid w:val="00F51FE9"/>
    <w:rsid w:val="00F54B18"/>
    <w:rsid w:val="00F556D8"/>
    <w:rsid w:val="00F55B34"/>
    <w:rsid w:val="00F56C91"/>
    <w:rsid w:val="00F573EE"/>
    <w:rsid w:val="00F6078A"/>
    <w:rsid w:val="00F61379"/>
    <w:rsid w:val="00F636F4"/>
    <w:rsid w:val="00F64282"/>
    <w:rsid w:val="00F6476E"/>
    <w:rsid w:val="00F65091"/>
    <w:rsid w:val="00F65388"/>
    <w:rsid w:val="00F65A2C"/>
    <w:rsid w:val="00F67173"/>
    <w:rsid w:val="00F674CA"/>
    <w:rsid w:val="00F7027A"/>
    <w:rsid w:val="00F71784"/>
    <w:rsid w:val="00F71BD9"/>
    <w:rsid w:val="00F73CA8"/>
    <w:rsid w:val="00F752D0"/>
    <w:rsid w:val="00F76DEC"/>
    <w:rsid w:val="00F773D8"/>
    <w:rsid w:val="00F800E0"/>
    <w:rsid w:val="00F801E6"/>
    <w:rsid w:val="00F810C1"/>
    <w:rsid w:val="00F81869"/>
    <w:rsid w:val="00F83414"/>
    <w:rsid w:val="00F834B5"/>
    <w:rsid w:val="00F83605"/>
    <w:rsid w:val="00F83AEA"/>
    <w:rsid w:val="00F83B8F"/>
    <w:rsid w:val="00F84FEE"/>
    <w:rsid w:val="00F859B4"/>
    <w:rsid w:val="00F85B24"/>
    <w:rsid w:val="00F8777F"/>
    <w:rsid w:val="00F90E4F"/>
    <w:rsid w:val="00F9131F"/>
    <w:rsid w:val="00F938DE"/>
    <w:rsid w:val="00F93B0B"/>
    <w:rsid w:val="00F93FEF"/>
    <w:rsid w:val="00F943F5"/>
    <w:rsid w:val="00F94400"/>
    <w:rsid w:val="00F958E3"/>
    <w:rsid w:val="00F963A8"/>
    <w:rsid w:val="00F978DC"/>
    <w:rsid w:val="00F97ABC"/>
    <w:rsid w:val="00F97F84"/>
    <w:rsid w:val="00FA104D"/>
    <w:rsid w:val="00FA21DA"/>
    <w:rsid w:val="00FA268A"/>
    <w:rsid w:val="00FA3491"/>
    <w:rsid w:val="00FA412D"/>
    <w:rsid w:val="00FA53D9"/>
    <w:rsid w:val="00FA7668"/>
    <w:rsid w:val="00FA7D44"/>
    <w:rsid w:val="00FB11D1"/>
    <w:rsid w:val="00FB174E"/>
    <w:rsid w:val="00FB1C5C"/>
    <w:rsid w:val="00FB36AE"/>
    <w:rsid w:val="00FB37FC"/>
    <w:rsid w:val="00FB4E1C"/>
    <w:rsid w:val="00FB51CF"/>
    <w:rsid w:val="00FB5FFB"/>
    <w:rsid w:val="00FB6ADE"/>
    <w:rsid w:val="00FB7A4E"/>
    <w:rsid w:val="00FB7ED7"/>
    <w:rsid w:val="00FC1088"/>
    <w:rsid w:val="00FC1823"/>
    <w:rsid w:val="00FC2898"/>
    <w:rsid w:val="00FC2D13"/>
    <w:rsid w:val="00FC44F1"/>
    <w:rsid w:val="00FC471E"/>
    <w:rsid w:val="00FC4B47"/>
    <w:rsid w:val="00FC509A"/>
    <w:rsid w:val="00FC57B5"/>
    <w:rsid w:val="00FC5BBB"/>
    <w:rsid w:val="00FD16CA"/>
    <w:rsid w:val="00FD2188"/>
    <w:rsid w:val="00FD2DB0"/>
    <w:rsid w:val="00FD2E64"/>
    <w:rsid w:val="00FD3174"/>
    <w:rsid w:val="00FD3B93"/>
    <w:rsid w:val="00FD495B"/>
    <w:rsid w:val="00FD4A23"/>
    <w:rsid w:val="00FD4AB4"/>
    <w:rsid w:val="00FD4AEC"/>
    <w:rsid w:val="00FD5909"/>
    <w:rsid w:val="00FD5AE8"/>
    <w:rsid w:val="00FD61FC"/>
    <w:rsid w:val="00FD66EF"/>
    <w:rsid w:val="00FD7C45"/>
    <w:rsid w:val="00FE16A6"/>
    <w:rsid w:val="00FE1AEA"/>
    <w:rsid w:val="00FE1B68"/>
    <w:rsid w:val="00FE1CA4"/>
    <w:rsid w:val="00FE2067"/>
    <w:rsid w:val="00FE23E3"/>
    <w:rsid w:val="00FE407E"/>
    <w:rsid w:val="00FE4AF9"/>
    <w:rsid w:val="00FE565C"/>
    <w:rsid w:val="00FE56F6"/>
    <w:rsid w:val="00FE577B"/>
    <w:rsid w:val="00FE591B"/>
    <w:rsid w:val="00FE598C"/>
    <w:rsid w:val="00FE63BF"/>
    <w:rsid w:val="00FE646E"/>
    <w:rsid w:val="00FE725E"/>
    <w:rsid w:val="00FE790F"/>
    <w:rsid w:val="00FE79EB"/>
    <w:rsid w:val="00FE7F31"/>
    <w:rsid w:val="00FF053A"/>
    <w:rsid w:val="00FF0BA9"/>
    <w:rsid w:val="00FF16EA"/>
    <w:rsid w:val="00FF1E59"/>
    <w:rsid w:val="00FF21FD"/>
    <w:rsid w:val="00FF23B1"/>
    <w:rsid w:val="00FF25F9"/>
    <w:rsid w:val="00FF33A0"/>
    <w:rsid w:val="00FF478C"/>
    <w:rsid w:val="00FF523E"/>
    <w:rsid w:val="00FF681F"/>
    <w:rsid w:val="00FF6D00"/>
    <w:rsid w:val="00FF712C"/>
    <w:rsid w:val="00FF7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43989C"/>
  <w15:docId w15:val="{0D0A5A56-69C9-48B0-9B6A-83E1A4682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7F6198"/>
    <w:pPr>
      <w:spacing w:line="480" w:lineRule="atLeast"/>
    </w:pPr>
    <w:rPr>
      <w:sz w:val="24"/>
    </w:rPr>
  </w:style>
  <w:style w:type="paragraph" w:styleId="Heading1">
    <w:name w:val="heading 1"/>
    <w:basedOn w:val="List"/>
    <w:next w:val="Normal"/>
    <w:link w:val="Heading1Char"/>
    <w:qFormat/>
    <w:rsid w:val="007F6198"/>
    <w:pPr>
      <w:spacing w:after="60" w:line="240" w:lineRule="auto"/>
      <w:ind w:left="0" w:firstLine="0"/>
      <w:outlineLvl w:val="0"/>
    </w:pPr>
    <w:rPr>
      <w:kern w:val="16"/>
      <w:sz w:val="28"/>
    </w:rPr>
  </w:style>
  <w:style w:type="paragraph" w:styleId="Heading2">
    <w:name w:val="heading 2"/>
    <w:basedOn w:val="Afterblockquote"/>
    <w:next w:val="Normal"/>
    <w:link w:val="Heading2Char"/>
    <w:qFormat/>
    <w:rsid w:val="00281A81"/>
    <w:pPr>
      <w:jc w:val="center"/>
      <w:outlineLvl w:val="1"/>
    </w:pPr>
    <w:rPr>
      <w:sz w:val="28"/>
      <w:u w:val="single"/>
    </w:rPr>
  </w:style>
  <w:style w:type="paragraph" w:styleId="Heading3">
    <w:name w:val="heading 3"/>
    <w:basedOn w:val="Heading2"/>
    <w:next w:val="NormalIndent"/>
    <w:link w:val="Heading3Char"/>
    <w:qFormat/>
    <w:rsid w:val="007F6198"/>
    <w:pPr>
      <w:numPr>
        <w:ilvl w:val="2"/>
      </w:numPr>
      <w:outlineLvl w:val="2"/>
    </w:pPr>
  </w:style>
  <w:style w:type="paragraph" w:styleId="Heading4">
    <w:name w:val="heading 4"/>
    <w:basedOn w:val="Normal"/>
    <w:next w:val="NormalIndent"/>
    <w:link w:val="Heading4Char"/>
    <w:qFormat/>
    <w:rsid w:val="007F6198"/>
    <w:pPr>
      <w:numPr>
        <w:ilvl w:val="3"/>
        <w:numId w:val="15"/>
      </w:numPr>
      <w:spacing w:after="60" w:line="240" w:lineRule="atLeast"/>
      <w:outlineLvl w:val="3"/>
    </w:pPr>
    <w:rPr>
      <w:sz w:val="28"/>
    </w:rPr>
  </w:style>
  <w:style w:type="paragraph" w:styleId="Heading5">
    <w:name w:val="heading 5"/>
    <w:basedOn w:val="Normal"/>
    <w:next w:val="NormalIndent"/>
    <w:link w:val="Heading5Char"/>
    <w:qFormat/>
    <w:rsid w:val="007F6198"/>
    <w:pPr>
      <w:numPr>
        <w:ilvl w:val="4"/>
        <w:numId w:val="15"/>
      </w:numPr>
      <w:spacing w:after="60" w:line="240" w:lineRule="atLeast"/>
      <w:outlineLvl w:val="4"/>
    </w:pPr>
    <w:rPr>
      <w:sz w:val="28"/>
    </w:rPr>
  </w:style>
  <w:style w:type="paragraph" w:styleId="Heading6">
    <w:name w:val="heading 6"/>
    <w:basedOn w:val="Normal"/>
    <w:next w:val="NormalIndent"/>
    <w:link w:val="Heading6Char"/>
    <w:qFormat/>
    <w:rsid w:val="007F6198"/>
    <w:pPr>
      <w:numPr>
        <w:ilvl w:val="5"/>
        <w:numId w:val="15"/>
      </w:numPr>
      <w:spacing w:after="60" w:line="240" w:lineRule="atLeast"/>
      <w:outlineLvl w:val="5"/>
    </w:pPr>
    <w:rPr>
      <w:sz w:val="28"/>
    </w:rPr>
  </w:style>
  <w:style w:type="paragraph" w:styleId="Heading7">
    <w:name w:val="heading 7"/>
    <w:basedOn w:val="Normal"/>
    <w:next w:val="NormalIndent"/>
    <w:link w:val="Heading7Char"/>
    <w:qFormat/>
    <w:rsid w:val="007F6198"/>
    <w:pPr>
      <w:numPr>
        <w:ilvl w:val="6"/>
        <w:numId w:val="15"/>
      </w:numPr>
      <w:spacing w:after="60" w:line="240" w:lineRule="auto"/>
      <w:outlineLvl w:val="6"/>
    </w:pPr>
    <w:rPr>
      <w:sz w:val="28"/>
    </w:rPr>
  </w:style>
  <w:style w:type="paragraph" w:styleId="Heading8">
    <w:name w:val="heading 8"/>
    <w:basedOn w:val="Normal"/>
    <w:next w:val="Normal"/>
    <w:link w:val="Heading8Char"/>
    <w:qFormat/>
    <w:rsid w:val="007F6198"/>
    <w:pPr>
      <w:numPr>
        <w:ilvl w:val="7"/>
        <w:numId w:val="15"/>
      </w:numPr>
      <w:spacing w:after="60" w:line="240" w:lineRule="auto"/>
      <w:outlineLvl w:val="7"/>
    </w:pPr>
    <w:rPr>
      <w:sz w:val="28"/>
    </w:rPr>
  </w:style>
  <w:style w:type="paragraph" w:styleId="Heading9">
    <w:name w:val="heading 9"/>
    <w:basedOn w:val="Normal"/>
    <w:next w:val="Normal"/>
    <w:link w:val="Heading9Char"/>
    <w:qFormat/>
    <w:rsid w:val="004E3D2A"/>
    <w:pPr>
      <w:numPr>
        <w:ilvl w:val="8"/>
        <w:numId w:val="15"/>
      </w:numPr>
      <w:spacing w:line="240" w:lineRule="auto"/>
      <w:outlineLvl w:val="8"/>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rsid w:val="00223532"/>
    <w:pPr>
      <w:ind w:firstLine="720"/>
    </w:pPr>
  </w:style>
  <w:style w:type="paragraph" w:customStyle="1" w:styleId="Blockquote">
    <w:name w:val="Block quote"/>
    <w:qFormat/>
    <w:rsid w:val="00017B57"/>
    <w:pPr>
      <w:spacing w:before="240"/>
      <w:ind w:left="720" w:right="720"/>
    </w:pPr>
    <w:rPr>
      <w:sz w:val="22"/>
    </w:rPr>
  </w:style>
  <w:style w:type="paragraph" w:styleId="BodyText">
    <w:name w:val="Body Text"/>
    <w:basedOn w:val="Normal"/>
    <w:link w:val="BodyTextChar"/>
    <w:rsid w:val="007F6198"/>
    <w:pPr>
      <w:ind w:firstLine="720"/>
    </w:pPr>
    <w:rPr>
      <w:rFonts w:ascii="CG Times" w:hAnsi="CG Times"/>
      <w:kern w:val="20"/>
    </w:rPr>
  </w:style>
  <w:style w:type="paragraph" w:styleId="CommentText">
    <w:name w:val="annotation text"/>
    <w:basedOn w:val="Normal"/>
    <w:link w:val="CommentTextChar"/>
    <w:semiHidden/>
    <w:rsid w:val="007F6198"/>
    <w:pPr>
      <w:spacing w:line="240" w:lineRule="atLeast"/>
    </w:pPr>
    <w:rPr>
      <w:rFonts w:ascii="CG Times" w:hAnsi="CG Times"/>
    </w:rPr>
  </w:style>
  <w:style w:type="paragraph" w:customStyle="1" w:styleId="EnvelopeAddress1">
    <w:name w:val="Envelope Address1"/>
    <w:basedOn w:val="Normal"/>
    <w:rsid w:val="007F6198"/>
    <w:pPr>
      <w:framePr w:w="7920" w:h="1980" w:hRule="exact" w:hSpace="180" w:wrap="auto" w:hAnchor="text" w:xAlign="center" w:yAlign="bottom"/>
      <w:spacing w:line="240" w:lineRule="auto"/>
      <w:ind w:left="2880"/>
    </w:pPr>
    <w:rPr>
      <w:rFonts w:ascii="CG Times" w:hAnsi="CG Times"/>
    </w:rPr>
  </w:style>
  <w:style w:type="paragraph" w:customStyle="1" w:styleId="EnvelopeReturn1">
    <w:name w:val="Envelope Return1"/>
    <w:basedOn w:val="Normal"/>
    <w:rsid w:val="007F6198"/>
    <w:pPr>
      <w:spacing w:line="240" w:lineRule="auto"/>
    </w:pPr>
    <w:rPr>
      <w:rFonts w:ascii="Arial" w:hAnsi="Arial"/>
      <w:sz w:val="20"/>
    </w:rPr>
  </w:style>
  <w:style w:type="paragraph" w:customStyle="1" w:styleId="Equation">
    <w:name w:val="Equation"/>
    <w:basedOn w:val="Normal"/>
    <w:rsid w:val="007F6198"/>
    <w:pPr>
      <w:spacing w:before="120"/>
      <w:ind w:firstLine="720"/>
    </w:pPr>
    <w:rPr>
      <w:rFonts w:ascii="CG Times" w:hAnsi="CG Times"/>
    </w:rPr>
  </w:style>
  <w:style w:type="paragraph" w:styleId="FootnoteText">
    <w:name w:val="footnote text"/>
    <w:link w:val="FootnoteTextChar"/>
    <w:semiHidden/>
    <w:rsid w:val="0024179B"/>
    <w:pPr>
      <w:spacing w:before="240" w:line="240" w:lineRule="atLeast"/>
      <w:ind w:firstLine="720"/>
    </w:pPr>
  </w:style>
  <w:style w:type="paragraph" w:styleId="Header">
    <w:name w:val="header"/>
    <w:link w:val="HeaderChar"/>
    <w:uiPriority w:val="99"/>
    <w:rsid w:val="007F6198"/>
    <w:pPr>
      <w:spacing w:line="480" w:lineRule="exact"/>
      <w:jc w:val="right"/>
    </w:pPr>
    <w:rPr>
      <w:rFonts w:ascii="Courier New" w:hAnsi="Courier New"/>
      <w:b/>
      <w:sz w:val="24"/>
    </w:rPr>
  </w:style>
  <w:style w:type="paragraph" w:styleId="Title">
    <w:name w:val="Title"/>
    <w:basedOn w:val="Normal"/>
    <w:qFormat/>
    <w:rsid w:val="007F6198"/>
    <w:pPr>
      <w:pBdr>
        <w:top w:val="single" w:sz="4" w:space="1" w:color="auto"/>
        <w:left w:val="single" w:sz="4" w:space="4" w:color="auto"/>
        <w:bottom w:val="single" w:sz="4" w:space="1" w:color="auto"/>
        <w:right w:val="single" w:sz="4" w:space="4" w:color="auto"/>
      </w:pBdr>
      <w:spacing w:before="240" w:after="60"/>
      <w:jc w:val="center"/>
      <w:outlineLvl w:val="0"/>
    </w:pPr>
    <w:rPr>
      <w:rFonts w:ascii="Arial" w:hAnsi="Arial"/>
      <w:b/>
      <w:kern w:val="28"/>
      <w:sz w:val="32"/>
    </w:rPr>
  </w:style>
  <w:style w:type="paragraph" w:customStyle="1" w:styleId="BiblioText">
    <w:name w:val="Biblio Text"/>
    <w:basedOn w:val="Bibliography"/>
    <w:rsid w:val="004F4EE5"/>
    <w:pPr>
      <w:spacing w:after="240" w:line="240" w:lineRule="auto"/>
    </w:pPr>
    <w:rPr>
      <w:i/>
      <w:iCs/>
      <w:noProof/>
    </w:rPr>
  </w:style>
  <w:style w:type="paragraph" w:styleId="BalloonText">
    <w:name w:val="Balloon Text"/>
    <w:basedOn w:val="Normal"/>
    <w:semiHidden/>
    <w:rsid w:val="003B459C"/>
    <w:rPr>
      <w:rFonts w:ascii="Tahoma" w:hAnsi="Tahoma" w:cs="Tahoma"/>
      <w:sz w:val="16"/>
      <w:szCs w:val="16"/>
    </w:rPr>
  </w:style>
  <w:style w:type="paragraph" w:styleId="NormalWeb">
    <w:name w:val="Normal (Web)"/>
    <w:basedOn w:val="Normal"/>
    <w:uiPriority w:val="99"/>
    <w:rsid w:val="00082B6A"/>
    <w:pPr>
      <w:spacing w:before="100" w:beforeAutospacing="1" w:after="100" w:afterAutospacing="1" w:line="240" w:lineRule="auto"/>
    </w:pPr>
    <w:rPr>
      <w:szCs w:val="24"/>
    </w:rPr>
  </w:style>
  <w:style w:type="character" w:styleId="Hyperlink">
    <w:name w:val="Hyperlink"/>
    <w:basedOn w:val="DefaultParagraphFont"/>
    <w:rsid w:val="00082B6A"/>
    <w:rPr>
      <w:color w:val="0000FF"/>
      <w:u w:val="single"/>
    </w:rPr>
  </w:style>
  <w:style w:type="character" w:styleId="FootnoteReference">
    <w:name w:val="footnote reference"/>
    <w:basedOn w:val="DefaultParagraphFont"/>
    <w:semiHidden/>
    <w:rsid w:val="000F20C7"/>
    <w:rPr>
      <w:position w:val="6"/>
      <w:sz w:val="16"/>
    </w:rPr>
  </w:style>
  <w:style w:type="character" w:customStyle="1" w:styleId="storyhead1">
    <w:name w:val="storyhead1"/>
    <w:basedOn w:val="DefaultParagraphFont"/>
    <w:rsid w:val="000F20C7"/>
    <w:rPr>
      <w:rFonts w:ascii="Verdana" w:hAnsi="Verdana" w:hint="default"/>
      <w:b/>
      <w:bCs/>
      <w:color w:val="000000"/>
      <w:sz w:val="22"/>
      <w:szCs w:val="22"/>
    </w:rPr>
  </w:style>
  <w:style w:type="paragraph" w:styleId="HTMLPreformatted">
    <w:name w:val="HTML Preformatted"/>
    <w:basedOn w:val="Normal"/>
    <w:rsid w:val="00FC1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eading1Char">
    <w:name w:val="Heading 1 Char"/>
    <w:basedOn w:val="DefaultParagraphFont"/>
    <w:link w:val="Heading1"/>
    <w:rsid w:val="008F7893"/>
    <w:rPr>
      <w:kern w:val="16"/>
      <w:sz w:val="28"/>
    </w:rPr>
  </w:style>
  <w:style w:type="character" w:customStyle="1" w:styleId="Heading2Char">
    <w:name w:val="Heading 2 Char"/>
    <w:basedOn w:val="DefaultParagraphFont"/>
    <w:link w:val="Heading2"/>
    <w:rsid w:val="00281A81"/>
    <w:rPr>
      <w:kern w:val="20"/>
      <w:sz w:val="28"/>
      <w:u w:val="single"/>
    </w:rPr>
  </w:style>
  <w:style w:type="character" w:customStyle="1" w:styleId="Heading3Char">
    <w:name w:val="Heading 3 Char"/>
    <w:basedOn w:val="DefaultParagraphFont"/>
    <w:link w:val="Heading3"/>
    <w:rsid w:val="006D3227"/>
    <w:rPr>
      <w:sz w:val="28"/>
    </w:rPr>
  </w:style>
  <w:style w:type="character" w:customStyle="1" w:styleId="Heading4Char">
    <w:name w:val="Heading 4 Char"/>
    <w:basedOn w:val="DefaultParagraphFont"/>
    <w:link w:val="Heading4"/>
    <w:rsid w:val="006D3227"/>
    <w:rPr>
      <w:sz w:val="28"/>
    </w:rPr>
  </w:style>
  <w:style w:type="paragraph" w:styleId="Bibliography">
    <w:name w:val="Bibliography"/>
    <w:basedOn w:val="Normal"/>
    <w:next w:val="Normal"/>
    <w:uiPriority w:val="37"/>
    <w:unhideWhenUsed/>
    <w:rsid w:val="0067787A"/>
    <w:pPr>
      <w:spacing w:line="240" w:lineRule="atLeast"/>
      <w:ind w:left="720" w:hanging="720"/>
    </w:pPr>
  </w:style>
  <w:style w:type="paragraph" w:styleId="ListParagraph">
    <w:name w:val="List Paragraph"/>
    <w:basedOn w:val="Normal"/>
    <w:uiPriority w:val="34"/>
    <w:qFormat/>
    <w:rsid w:val="006F6E31"/>
    <w:pPr>
      <w:spacing w:line="240" w:lineRule="auto"/>
      <w:ind w:left="720"/>
      <w:contextualSpacing/>
    </w:pPr>
    <w:rPr>
      <w:szCs w:val="24"/>
    </w:rPr>
  </w:style>
  <w:style w:type="character" w:customStyle="1" w:styleId="citation">
    <w:name w:val="citation"/>
    <w:basedOn w:val="DefaultParagraphFont"/>
    <w:rsid w:val="009B643F"/>
  </w:style>
  <w:style w:type="character" w:styleId="Emphasis">
    <w:name w:val="Emphasis"/>
    <w:basedOn w:val="DefaultParagraphFont"/>
    <w:uiPriority w:val="20"/>
    <w:qFormat/>
    <w:rsid w:val="005137AC"/>
    <w:rPr>
      <w:i/>
      <w:iCs/>
    </w:rPr>
  </w:style>
  <w:style w:type="paragraph" w:styleId="BlockText">
    <w:name w:val="Block Text"/>
    <w:basedOn w:val="Normal"/>
    <w:rsid w:val="0042469D"/>
    <w:pPr>
      <w:spacing w:line="240" w:lineRule="auto"/>
      <w:ind w:left="720" w:right="720"/>
    </w:pPr>
    <w:rPr>
      <w:rFonts w:ascii="CG Times" w:hAnsi="CG Times"/>
      <w:sz w:val="22"/>
    </w:rPr>
  </w:style>
  <w:style w:type="character" w:customStyle="1" w:styleId="BodyTextChar">
    <w:name w:val="Body Text Char"/>
    <w:basedOn w:val="DefaultParagraphFont"/>
    <w:link w:val="BodyText"/>
    <w:rsid w:val="008E6A10"/>
    <w:rPr>
      <w:rFonts w:ascii="CG Times" w:hAnsi="CG Times"/>
      <w:kern w:val="20"/>
      <w:sz w:val="24"/>
    </w:rPr>
  </w:style>
  <w:style w:type="paragraph" w:styleId="EndnoteText">
    <w:name w:val="endnote text"/>
    <w:basedOn w:val="Normal"/>
    <w:link w:val="EndnoteTextChar"/>
    <w:rsid w:val="002265FA"/>
    <w:pPr>
      <w:spacing w:line="240" w:lineRule="auto"/>
    </w:pPr>
    <w:rPr>
      <w:sz w:val="20"/>
    </w:rPr>
  </w:style>
  <w:style w:type="character" w:customStyle="1" w:styleId="EndnoteTextChar">
    <w:name w:val="Endnote Text Char"/>
    <w:basedOn w:val="DefaultParagraphFont"/>
    <w:link w:val="EndnoteText"/>
    <w:rsid w:val="002265FA"/>
  </w:style>
  <w:style w:type="character" w:styleId="EndnoteReference">
    <w:name w:val="endnote reference"/>
    <w:basedOn w:val="DefaultParagraphFont"/>
    <w:rsid w:val="002265FA"/>
    <w:rPr>
      <w:vertAlign w:val="superscript"/>
    </w:rPr>
  </w:style>
  <w:style w:type="paragraph" w:styleId="Footer">
    <w:name w:val="footer"/>
    <w:basedOn w:val="Normal"/>
    <w:link w:val="FooterChar"/>
    <w:uiPriority w:val="99"/>
    <w:rsid w:val="003B2F1D"/>
    <w:pPr>
      <w:tabs>
        <w:tab w:val="center" w:pos="4680"/>
        <w:tab w:val="right" w:pos="9360"/>
      </w:tabs>
      <w:spacing w:line="240" w:lineRule="auto"/>
    </w:pPr>
  </w:style>
  <w:style w:type="character" w:customStyle="1" w:styleId="FooterChar">
    <w:name w:val="Footer Char"/>
    <w:basedOn w:val="DefaultParagraphFont"/>
    <w:link w:val="Footer"/>
    <w:uiPriority w:val="99"/>
    <w:rsid w:val="003B2F1D"/>
    <w:rPr>
      <w:sz w:val="24"/>
    </w:rPr>
  </w:style>
  <w:style w:type="character" w:customStyle="1" w:styleId="HeaderChar">
    <w:name w:val="Header Char"/>
    <w:basedOn w:val="DefaultParagraphFont"/>
    <w:link w:val="Header"/>
    <w:uiPriority w:val="99"/>
    <w:rsid w:val="003B2F1D"/>
    <w:rPr>
      <w:rFonts w:ascii="Courier New" w:hAnsi="Courier New"/>
      <w:b/>
      <w:sz w:val="24"/>
    </w:rPr>
  </w:style>
  <w:style w:type="paragraph" w:customStyle="1" w:styleId="StyleBodyTextTimesNewRoman">
    <w:name w:val="Style Body Text + Times New Roman"/>
    <w:basedOn w:val="BodyText"/>
    <w:qFormat/>
    <w:rsid w:val="002818C2"/>
    <w:rPr>
      <w:rFonts w:ascii="Times New Roman" w:hAnsi="Times New Roman"/>
    </w:rPr>
  </w:style>
  <w:style w:type="character" w:styleId="PlaceholderText">
    <w:name w:val="Placeholder Text"/>
    <w:basedOn w:val="DefaultParagraphFont"/>
    <w:uiPriority w:val="99"/>
    <w:semiHidden/>
    <w:rsid w:val="00D41CC9"/>
    <w:rPr>
      <w:color w:val="808080"/>
    </w:rPr>
  </w:style>
  <w:style w:type="character" w:styleId="FollowedHyperlink">
    <w:name w:val="FollowedHyperlink"/>
    <w:basedOn w:val="DefaultParagraphFont"/>
    <w:uiPriority w:val="99"/>
    <w:unhideWhenUsed/>
    <w:rsid w:val="00944765"/>
    <w:rPr>
      <w:color w:val="800080"/>
      <w:u w:val="single"/>
    </w:rPr>
  </w:style>
  <w:style w:type="character" w:customStyle="1" w:styleId="left">
    <w:name w:val="left"/>
    <w:basedOn w:val="DefaultParagraphFont"/>
    <w:rsid w:val="00944765"/>
  </w:style>
  <w:style w:type="character" w:customStyle="1" w:styleId="right">
    <w:name w:val="right"/>
    <w:basedOn w:val="DefaultParagraphFont"/>
    <w:rsid w:val="00944765"/>
  </w:style>
  <w:style w:type="paragraph" w:styleId="z-TopofForm">
    <w:name w:val="HTML Top of Form"/>
    <w:basedOn w:val="Normal"/>
    <w:next w:val="Normal"/>
    <w:link w:val="z-TopofFormChar"/>
    <w:hidden/>
    <w:uiPriority w:val="99"/>
    <w:unhideWhenUsed/>
    <w:rsid w:val="00944765"/>
    <w:pPr>
      <w:pBdr>
        <w:bottom w:val="single" w:sz="6" w:space="1" w:color="auto"/>
      </w:pBdr>
      <w:spacing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94476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44765"/>
    <w:pPr>
      <w:pBdr>
        <w:top w:val="single" w:sz="6" w:space="1" w:color="auto"/>
      </w:pBdr>
      <w:spacing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944765"/>
    <w:rPr>
      <w:rFonts w:ascii="Arial" w:hAnsi="Arial" w:cs="Arial"/>
      <w:vanish/>
      <w:sz w:val="16"/>
      <w:szCs w:val="16"/>
    </w:rPr>
  </w:style>
  <w:style w:type="character" w:customStyle="1" w:styleId="collapsing">
    <w:name w:val="collapsing"/>
    <w:basedOn w:val="DefaultParagraphFont"/>
    <w:rsid w:val="00944765"/>
  </w:style>
  <w:style w:type="character" w:customStyle="1" w:styleId="sym">
    <w:name w:val="sym"/>
    <w:basedOn w:val="DefaultParagraphFont"/>
    <w:rsid w:val="00944765"/>
  </w:style>
  <w:style w:type="character" w:customStyle="1" w:styleId="Style">
    <w:name w:val="Style"/>
    <w:basedOn w:val="FootnoteReference"/>
    <w:rsid w:val="00321085"/>
    <w:rPr>
      <w:rFonts w:ascii="Times New Roman" w:hAnsi="Times New Roman"/>
      <w:kern w:val="20"/>
      <w:position w:val="6"/>
      <w:sz w:val="20"/>
    </w:rPr>
  </w:style>
  <w:style w:type="paragraph" w:customStyle="1" w:styleId="Afterblockquote">
    <w:name w:val="After block quote"/>
    <w:basedOn w:val="BodyText"/>
    <w:qFormat/>
    <w:rsid w:val="00241702"/>
    <w:pPr>
      <w:ind w:firstLine="0"/>
    </w:pPr>
    <w:rPr>
      <w:rFonts w:ascii="Times New Roman" w:hAnsi="Times New Roman"/>
    </w:rPr>
  </w:style>
  <w:style w:type="character" w:customStyle="1" w:styleId="Heading5Char">
    <w:name w:val="Heading 5 Char"/>
    <w:basedOn w:val="DefaultParagraphFont"/>
    <w:link w:val="Heading5"/>
    <w:rsid w:val="008A1ECF"/>
    <w:rPr>
      <w:sz w:val="28"/>
    </w:rPr>
  </w:style>
  <w:style w:type="character" w:customStyle="1" w:styleId="Heading6Char">
    <w:name w:val="Heading 6 Char"/>
    <w:basedOn w:val="DefaultParagraphFont"/>
    <w:link w:val="Heading6"/>
    <w:rsid w:val="008A1ECF"/>
    <w:rPr>
      <w:sz w:val="28"/>
    </w:rPr>
  </w:style>
  <w:style w:type="character" w:customStyle="1" w:styleId="Heading7Char">
    <w:name w:val="Heading 7 Char"/>
    <w:basedOn w:val="DefaultParagraphFont"/>
    <w:link w:val="Heading7"/>
    <w:rsid w:val="008A1ECF"/>
    <w:rPr>
      <w:sz w:val="28"/>
    </w:rPr>
  </w:style>
  <w:style w:type="character" w:customStyle="1" w:styleId="Heading8Char">
    <w:name w:val="Heading 8 Char"/>
    <w:basedOn w:val="DefaultParagraphFont"/>
    <w:link w:val="Heading8"/>
    <w:rsid w:val="008A1ECF"/>
    <w:rPr>
      <w:sz w:val="28"/>
    </w:rPr>
  </w:style>
  <w:style w:type="character" w:customStyle="1" w:styleId="Heading9Char">
    <w:name w:val="Heading 9 Char"/>
    <w:basedOn w:val="DefaultParagraphFont"/>
    <w:link w:val="Heading9"/>
    <w:rsid w:val="008A1ECF"/>
    <w:rPr>
      <w:sz w:val="28"/>
    </w:rPr>
  </w:style>
  <w:style w:type="paragraph" w:styleId="Caption">
    <w:name w:val="caption"/>
    <w:basedOn w:val="Normal"/>
    <w:next w:val="Normal"/>
    <w:unhideWhenUsed/>
    <w:qFormat/>
    <w:rsid w:val="008F7893"/>
    <w:pPr>
      <w:spacing w:line="480" w:lineRule="auto"/>
      <w:jc w:val="center"/>
    </w:pPr>
    <w:rPr>
      <w:b/>
      <w:bCs/>
      <w:sz w:val="22"/>
      <w:szCs w:val="18"/>
    </w:rPr>
  </w:style>
  <w:style w:type="paragraph" w:customStyle="1" w:styleId="Figure">
    <w:name w:val="Figure"/>
    <w:basedOn w:val="BodyText"/>
    <w:qFormat/>
    <w:rsid w:val="003307BD"/>
    <w:pPr>
      <w:spacing w:before="240" w:line="480" w:lineRule="auto"/>
      <w:ind w:firstLine="0"/>
      <w:jc w:val="center"/>
    </w:pPr>
    <w:rPr>
      <w:rFonts w:ascii="Times New Roman" w:hAnsi="Times New Roman"/>
      <w:noProof/>
    </w:rPr>
  </w:style>
  <w:style w:type="paragraph" w:styleId="List">
    <w:name w:val="List"/>
    <w:basedOn w:val="Normal"/>
    <w:rsid w:val="008F7893"/>
    <w:pPr>
      <w:ind w:left="360" w:hanging="360"/>
      <w:contextualSpacing/>
    </w:pPr>
  </w:style>
  <w:style w:type="character" w:styleId="Strong">
    <w:name w:val="Strong"/>
    <w:basedOn w:val="DefaultParagraphFont"/>
    <w:uiPriority w:val="22"/>
    <w:qFormat/>
    <w:rsid w:val="00AB0059"/>
    <w:rPr>
      <w:b/>
      <w:bCs/>
    </w:rPr>
  </w:style>
  <w:style w:type="character" w:customStyle="1" w:styleId="FootnoteTextChar">
    <w:name w:val="Footnote Text Char"/>
    <w:basedOn w:val="DefaultParagraphFont"/>
    <w:link w:val="FootnoteText"/>
    <w:semiHidden/>
    <w:rsid w:val="0089153D"/>
  </w:style>
  <w:style w:type="character" w:customStyle="1" w:styleId="st">
    <w:name w:val="st"/>
    <w:basedOn w:val="DefaultParagraphFont"/>
    <w:rsid w:val="00D25968"/>
  </w:style>
  <w:style w:type="paragraph" w:styleId="PlainText">
    <w:name w:val="Plain Text"/>
    <w:basedOn w:val="Normal"/>
    <w:link w:val="PlainTextChar"/>
    <w:uiPriority w:val="99"/>
    <w:unhideWhenUsed/>
    <w:rsid w:val="00845B87"/>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845B87"/>
    <w:rPr>
      <w:rFonts w:ascii="Consolas" w:hAnsi="Consolas" w:cs="Consolas"/>
      <w:sz w:val="21"/>
      <w:szCs w:val="21"/>
    </w:rPr>
  </w:style>
  <w:style w:type="character" w:styleId="CommentReference">
    <w:name w:val="annotation reference"/>
    <w:basedOn w:val="DefaultParagraphFont"/>
    <w:rsid w:val="003C02B7"/>
    <w:rPr>
      <w:sz w:val="16"/>
      <w:szCs w:val="16"/>
    </w:rPr>
  </w:style>
  <w:style w:type="paragraph" w:styleId="CommentSubject">
    <w:name w:val="annotation subject"/>
    <w:basedOn w:val="CommentText"/>
    <w:next w:val="CommentText"/>
    <w:link w:val="CommentSubjectChar"/>
    <w:rsid w:val="003C02B7"/>
    <w:pPr>
      <w:spacing w:line="240" w:lineRule="auto"/>
    </w:pPr>
    <w:rPr>
      <w:rFonts w:ascii="Times New Roman" w:hAnsi="Times New Roman"/>
      <w:b/>
      <w:bCs/>
      <w:sz w:val="20"/>
    </w:rPr>
  </w:style>
  <w:style w:type="character" w:customStyle="1" w:styleId="CommentTextChar">
    <w:name w:val="Comment Text Char"/>
    <w:basedOn w:val="DefaultParagraphFont"/>
    <w:link w:val="CommentText"/>
    <w:semiHidden/>
    <w:rsid w:val="003C02B7"/>
    <w:rPr>
      <w:rFonts w:ascii="CG Times" w:hAnsi="CG Times"/>
      <w:sz w:val="24"/>
    </w:rPr>
  </w:style>
  <w:style w:type="character" w:customStyle="1" w:styleId="CommentSubjectChar">
    <w:name w:val="Comment Subject Char"/>
    <w:basedOn w:val="CommentTextChar"/>
    <w:link w:val="CommentSubject"/>
    <w:rsid w:val="003C02B7"/>
    <w:rPr>
      <w:rFonts w:ascii="CG Times" w:hAnsi="CG Times"/>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9583">
      <w:bodyDiv w:val="1"/>
      <w:marLeft w:val="0"/>
      <w:marRight w:val="0"/>
      <w:marTop w:val="0"/>
      <w:marBottom w:val="0"/>
      <w:divBdr>
        <w:top w:val="none" w:sz="0" w:space="0" w:color="auto"/>
        <w:left w:val="none" w:sz="0" w:space="0" w:color="auto"/>
        <w:bottom w:val="none" w:sz="0" w:space="0" w:color="auto"/>
        <w:right w:val="none" w:sz="0" w:space="0" w:color="auto"/>
      </w:divBdr>
    </w:div>
    <w:div w:id="100421712">
      <w:bodyDiv w:val="1"/>
      <w:marLeft w:val="0"/>
      <w:marRight w:val="0"/>
      <w:marTop w:val="0"/>
      <w:marBottom w:val="0"/>
      <w:divBdr>
        <w:top w:val="none" w:sz="0" w:space="0" w:color="auto"/>
        <w:left w:val="none" w:sz="0" w:space="0" w:color="auto"/>
        <w:bottom w:val="none" w:sz="0" w:space="0" w:color="auto"/>
        <w:right w:val="none" w:sz="0" w:space="0" w:color="auto"/>
      </w:divBdr>
    </w:div>
    <w:div w:id="179702672">
      <w:bodyDiv w:val="1"/>
      <w:marLeft w:val="0"/>
      <w:marRight w:val="0"/>
      <w:marTop w:val="0"/>
      <w:marBottom w:val="0"/>
      <w:divBdr>
        <w:top w:val="none" w:sz="0" w:space="0" w:color="auto"/>
        <w:left w:val="none" w:sz="0" w:space="0" w:color="auto"/>
        <w:bottom w:val="none" w:sz="0" w:space="0" w:color="auto"/>
        <w:right w:val="none" w:sz="0" w:space="0" w:color="auto"/>
      </w:divBdr>
    </w:div>
    <w:div w:id="225380629">
      <w:bodyDiv w:val="1"/>
      <w:marLeft w:val="0"/>
      <w:marRight w:val="0"/>
      <w:marTop w:val="0"/>
      <w:marBottom w:val="0"/>
      <w:divBdr>
        <w:top w:val="none" w:sz="0" w:space="0" w:color="auto"/>
        <w:left w:val="none" w:sz="0" w:space="0" w:color="auto"/>
        <w:bottom w:val="none" w:sz="0" w:space="0" w:color="auto"/>
        <w:right w:val="none" w:sz="0" w:space="0" w:color="auto"/>
      </w:divBdr>
    </w:div>
    <w:div w:id="335153101">
      <w:bodyDiv w:val="1"/>
      <w:marLeft w:val="0"/>
      <w:marRight w:val="0"/>
      <w:marTop w:val="0"/>
      <w:marBottom w:val="0"/>
      <w:divBdr>
        <w:top w:val="none" w:sz="0" w:space="0" w:color="auto"/>
        <w:left w:val="none" w:sz="0" w:space="0" w:color="auto"/>
        <w:bottom w:val="none" w:sz="0" w:space="0" w:color="auto"/>
        <w:right w:val="none" w:sz="0" w:space="0" w:color="auto"/>
      </w:divBdr>
    </w:div>
    <w:div w:id="356197319">
      <w:marLeft w:val="0"/>
      <w:marRight w:val="0"/>
      <w:marTop w:val="0"/>
      <w:marBottom w:val="0"/>
      <w:divBdr>
        <w:top w:val="none" w:sz="0" w:space="0" w:color="auto"/>
        <w:left w:val="none" w:sz="0" w:space="0" w:color="auto"/>
        <w:bottom w:val="none" w:sz="0" w:space="0" w:color="auto"/>
        <w:right w:val="none" w:sz="0" w:space="0" w:color="auto"/>
      </w:divBdr>
    </w:div>
    <w:div w:id="596134702">
      <w:bodyDiv w:val="1"/>
      <w:marLeft w:val="0"/>
      <w:marRight w:val="0"/>
      <w:marTop w:val="0"/>
      <w:marBottom w:val="0"/>
      <w:divBdr>
        <w:top w:val="none" w:sz="0" w:space="0" w:color="auto"/>
        <w:left w:val="none" w:sz="0" w:space="0" w:color="auto"/>
        <w:bottom w:val="none" w:sz="0" w:space="0" w:color="auto"/>
        <w:right w:val="none" w:sz="0" w:space="0" w:color="auto"/>
      </w:divBdr>
    </w:div>
    <w:div w:id="641957717">
      <w:marLeft w:val="0"/>
      <w:marRight w:val="0"/>
      <w:marTop w:val="0"/>
      <w:marBottom w:val="0"/>
      <w:divBdr>
        <w:top w:val="none" w:sz="0" w:space="0" w:color="auto"/>
        <w:left w:val="none" w:sz="0" w:space="0" w:color="auto"/>
        <w:bottom w:val="none" w:sz="0" w:space="0" w:color="auto"/>
        <w:right w:val="none" w:sz="0" w:space="0" w:color="auto"/>
      </w:divBdr>
    </w:div>
    <w:div w:id="667944676">
      <w:bodyDiv w:val="1"/>
      <w:marLeft w:val="0"/>
      <w:marRight w:val="0"/>
      <w:marTop w:val="0"/>
      <w:marBottom w:val="0"/>
      <w:divBdr>
        <w:top w:val="none" w:sz="0" w:space="0" w:color="auto"/>
        <w:left w:val="none" w:sz="0" w:space="0" w:color="auto"/>
        <w:bottom w:val="none" w:sz="0" w:space="0" w:color="auto"/>
        <w:right w:val="none" w:sz="0" w:space="0" w:color="auto"/>
      </w:divBdr>
    </w:div>
    <w:div w:id="696659499">
      <w:bodyDiv w:val="1"/>
      <w:marLeft w:val="0"/>
      <w:marRight w:val="0"/>
      <w:marTop w:val="0"/>
      <w:marBottom w:val="0"/>
      <w:divBdr>
        <w:top w:val="none" w:sz="0" w:space="0" w:color="auto"/>
        <w:left w:val="none" w:sz="0" w:space="0" w:color="auto"/>
        <w:bottom w:val="none" w:sz="0" w:space="0" w:color="auto"/>
        <w:right w:val="none" w:sz="0" w:space="0" w:color="auto"/>
      </w:divBdr>
      <w:divsChild>
        <w:div w:id="1295671468">
          <w:marLeft w:val="1325"/>
          <w:marRight w:val="0"/>
          <w:marTop w:val="154"/>
          <w:marBottom w:val="0"/>
          <w:divBdr>
            <w:top w:val="none" w:sz="0" w:space="0" w:color="auto"/>
            <w:left w:val="none" w:sz="0" w:space="0" w:color="auto"/>
            <w:bottom w:val="none" w:sz="0" w:space="0" w:color="auto"/>
            <w:right w:val="none" w:sz="0" w:space="0" w:color="auto"/>
          </w:divBdr>
        </w:div>
        <w:div w:id="993294716">
          <w:marLeft w:val="965"/>
          <w:marRight w:val="0"/>
          <w:marTop w:val="115"/>
          <w:marBottom w:val="0"/>
          <w:divBdr>
            <w:top w:val="none" w:sz="0" w:space="0" w:color="auto"/>
            <w:left w:val="none" w:sz="0" w:space="0" w:color="auto"/>
            <w:bottom w:val="none" w:sz="0" w:space="0" w:color="auto"/>
            <w:right w:val="none" w:sz="0" w:space="0" w:color="auto"/>
          </w:divBdr>
        </w:div>
        <w:div w:id="1222181898">
          <w:marLeft w:val="1555"/>
          <w:marRight w:val="0"/>
          <w:marTop w:val="115"/>
          <w:marBottom w:val="0"/>
          <w:divBdr>
            <w:top w:val="none" w:sz="0" w:space="0" w:color="auto"/>
            <w:left w:val="none" w:sz="0" w:space="0" w:color="auto"/>
            <w:bottom w:val="none" w:sz="0" w:space="0" w:color="auto"/>
            <w:right w:val="none" w:sz="0" w:space="0" w:color="auto"/>
          </w:divBdr>
        </w:div>
        <w:div w:id="2054185884">
          <w:marLeft w:val="2160"/>
          <w:marRight w:val="0"/>
          <w:marTop w:val="115"/>
          <w:marBottom w:val="0"/>
          <w:divBdr>
            <w:top w:val="none" w:sz="0" w:space="0" w:color="auto"/>
            <w:left w:val="none" w:sz="0" w:space="0" w:color="auto"/>
            <w:bottom w:val="none" w:sz="0" w:space="0" w:color="auto"/>
            <w:right w:val="none" w:sz="0" w:space="0" w:color="auto"/>
          </w:divBdr>
        </w:div>
        <w:div w:id="1929725880">
          <w:marLeft w:val="2765"/>
          <w:marRight w:val="0"/>
          <w:marTop w:val="115"/>
          <w:marBottom w:val="0"/>
          <w:divBdr>
            <w:top w:val="none" w:sz="0" w:space="0" w:color="auto"/>
            <w:left w:val="none" w:sz="0" w:space="0" w:color="auto"/>
            <w:bottom w:val="none" w:sz="0" w:space="0" w:color="auto"/>
            <w:right w:val="none" w:sz="0" w:space="0" w:color="auto"/>
          </w:divBdr>
        </w:div>
        <w:div w:id="2018075068">
          <w:marLeft w:val="1555"/>
          <w:marRight w:val="0"/>
          <w:marTop w:val="115"/>
          <w:marBottom w:val="0"/>
          <w:divBdr>
            <w:top w:val="none" w:sz="0" w:space="0" w:color="auto"/>
            <w:left w:val="none" w:sz="0" w:space="0" w:color="auto"/>
            <w:bottom w:val="none" w:sz="0" w:space="0" w:color="auto"/>
            <w:right w:val="none" w:sz="0" w:space="0" w:color="auto"/>
          </w:divBdr>
        </w:div>
        <w:div w:id="118842289">
          <w:marLeft w:val="2160"/>
          <w:marRight w:val="0"/>
          <w:marTop w:val="115"/>
          <w:marBottom w:val="0"/>
          <w:divBdr>
            <w:top w:val="none" w:sz="0" w:space="0" w:color="auto"/>
            <w:left w:val="none" w:sz="0" w:space="0" w:color="auto"/>
            <w:bottom w:val="none" w:sz="0" w:space="0" w:color="auto"/>
            <w:right w:val="none" w:sz="0" w:space="0" w:color="auto"/>
          </w:divBdr>
        </w:div>
        <w:div w:id="302926520">
          <w:marLeft w:val="965"/>
          <w:marRight w:val="0"/>
          <w:marTop w:val="154"/>
          <w:marBottom w:val="0"/>
          <w:divBdr>
            <w:top w:val="none" w:sz="0" w:space="0" w:color="auto"/>
            <w:left w:val="none" w:sz="0" w:space="0" w:color="auto"/>
            <w:bottom w:val="none" w:sz="0" w:space="0" w:color="auto"/>
            <w:right w:val="none" w:sz="0" w:space="0" w:color="auto"/>
          </w:divBdr>
        </w:div>
        <w:div w:id="10036536">
          <w:marLeft w:val="965"/>
          <w:marRight w:val="0"/>
          <w:marTop w:val="115"/>
          <w:marBottom w:val="0"/>
          <w:divBdr>
            <w:top w:val="none" w:sz="0" w:space="0" w:color="auto"/>
            <w:left w:val="none" w:sz="0" w:space="0" w:color="auto"/>
            <w:bottom w:val="none" w:sz="0" w:space="0" w:color="auto"/>
            <w:right w:val="none" w:sz="0" w:space="0" w:color="auto"/>
          </w:divBdr>
        </w:div>
        <w:div w:id="648751816">
          <w:marLeft w:val="2160"/>
          <w:marRight w:val="0"/>
          <w:marTop w:val="115"/>
          <w:marBottom w:val="0"/>
          <w:divBdr>
            <w:top w:val="none" w:sz="0" w:space="0" w:color="auto"/>
            <w:left w:val="none" w:sz="0" w:space="0" w:color="auto"/>
            <w:bottom w:val="none" w:sz="0" w:space="0" w:color="auto"/>
            <w:right w:val="none" w:sz="0" w:space="0" w:color="auto"/>
          </w:divBdr>
        </w:div>
        <w:div w:id="1361466836">
          <w:marLeft w:val="2160"/>
          <w:marRight w:val="0"/>
          <w:marTop w:val="115"/>
          <w:marBottom w:val="0"/>
          <w:divBdr>
            <w:top w:val="none" w:sz="0" w:space="0" w:color="auto"/>
            <w:left w:val="none" w:sz="0" w:space="0" w:color="auto"/>
            <w:bottom w:val="none" w:sz="0" w:space="0" w:color="auto"/>
            <w:right w:val="none" w:sz="0" w:space="0" w:color="auto"/>
          </w:divBdr>
        </w:div>
        <w:div w:id="594674948">
          <w:marLeft w:val="2160"/>
          <w:marRight w:val="0"/>
          <w:marTop w:val="115"/>
          <w:marBottom w:val="0"/>
          <w:divBdr>
            <w:top w:val="none" w:sz="0" w:space="0" w:color="auto"/>
            <w:left w:val="none" w:sz="0" w:space="0" w:color="auto"/>
            <w:bottom w:val="none" w:sz="0" w:space="0" w:color="auto"/>
            <w:right w:val="none" w:sz="0" w:space="0" w:color="auto"/>
          </w:divBdr>
        </w:div>
        <w:div w:id="42952716">
          <w:marLeft w:val="2160"/>
          <w:marRight w:val="0"/>
          <w:marTop w:val="115"/>
          <w:marBottom w:val="0"/>
          <w:divBdr>
            <w:top w:val="none" w:sz="0" w:space="0" w:color="auto"/>
            <w:left w:val="none" w:sz="0" w:space="0" w:color="auto"/>
            <w:bottom w:val="none" w:sz="0" w:space="0" w:color="auto"/>
            <w:right w:val="none" w:sz="0" w:space="0" w:color="auto"/>
          </w:divBdr>
        </w:div>
      </w:divsChild>
    </w:div>
    <w:div w:id="736170348">
      <w:bodyDiv w:val="1"/>
      <w:marLeft w:val="0"/>
      <w:marRight w:val="0"/>
      <w:marTop w:val="0"/>
      <w:marBottom w:val="0"/>
      <w:divBdr>
        <w:top w:val="none" w:sz="0" w:space="0" w:color="auto"/>
        <w:left w:val="none" w:sz="0" w:space="0" w:color="auto"/>
        <w:bottom w:val="none" w:sz="0" w:space="0" w:color="auto"/>
        <w:right w:val="none" w:sz="0" w:space="0" w:color="auto"/>
      </w:divBdr>
      <w:divsChild>
        <w:div w:id="877739364">
          <w:marLeft w:val="1325"/>
          <w:marRight w:val="0"/>
          <w:marTop w:val="154"/>
          <w:marBottom w:val="0"/>
          <w:divBdr>
            <w:top w:val="none" w:sz="0" w:space="0" w:color="auto"/>
            <w:left w:val="none" w:sz="0" w:space="0" w:color="auto"/>
            <w:bottom w:val="none" w:sz="0" w:space="0" w:color="auto"/>
            <w:right w:val="none" w:sz="0" w:space="0" w:color="auto"/>
          </w:divBdr>
        </w:div>
        <w:div w:id="1015689008">
          <w:marLeft w:val="965"/>
          <w:marRight w:val="0"/>
          <w:marTop w:val="115"/>
          <w:marBottom w:val="0"/>
          <w:divBdr>
            <w:top w:val="none" w:sz="0" w:space="0" w:color="auto"/>
            <w:left w:val="none" w:sz="0" w:space="0" w:color="auto"/>
            <w:bottom w:val="none" w:sz="0" w:space="0" w:color="auto"/>
            <w:right w:val="none" w:sz="0" w:space="0" w:color="auto"/>
          </w:divBdr>
        </w:div>
        <w:div w:id="1422676842">
          <w:marLeft w:val="1555"/>
          <w:marRight w:val="0"/>
          <w:marTop w:val="115"/>
          <w:marBottom w:val="0"/>
          <w:divBdr>
            <w:top w:val="none" w:sz="0" w:space="0" w:color="auto"/>
            <w:left w:val="none" w:sz="0" w:space="0" w:color="auto"/>
            <w:bottom w:val="none" w:sz="0" w:space="0" w:color="auto"/>
            <w:right w:val="none" w:sz="0" w:space="0" w:color="auto"/>
          </w:divBdr>
        </w:div>
        <w:div w:id="932473430">
          <w:marLeft w:val="2160"/>
          <w:marRight w:val="0"/>
          <w:marTop w:val="115"/>
          <w:marBottom w:val="0"/>
          <w:divBdr>
            <w:top w:val="none" w:sz="0" w:space="0" w:color="auto"/>
            <w:left w:val="none" w:sz="0" w:space="0" w:color="auto"/>
            <w:bottom w:val="none" w:sz="0" w:space="0" w:color="auto"/>
            <w:right w:val="none" w:sz="0" w:space="0" w:color="auto"/>
          </w:divBdr>
        </w:div>
        <w:div w:id="90901414">
          <w:marLeft w:val="2765"/>
          <w:marRight w:val="0"/>
          <w:marTop w:val="115"/>
          <w:marBottom w:val="0"/>
          <w:divBdr>
            <w:top w:val="none" w:sz="0" w:space="0" w:color="auto"/>
            <w:left w:val="none" w:sz="0" w:space="0" w:color="auto"/>
            <w:bottom w:val="none" w:sz="0" w:space="0" w:color="auto"/>
            <w:right w:val="none" w:sz="0" w:space="0" w:color="auto"/>
          </w:divBdr>
        </w:div>
        <w:div w:id="2026638291">
          <w:marLeft w:val="1555"/>
          <w:marRight w:val="0"/>
          <w:marTop w:val="115"/>
          <w:marBottom w:val="0"/>
          <w:divBdr>
            <w:top w:val="none" w:sz="0" w:space="0" w:color="auto"/>
            <w:left w:val="none" w:sz="0" w:space="0" w:color="auto"/>
            <w:bottom w:val="none" w:sz="0" w:space="0" w:color="auto"/>
            <w:right w:val="none" w:sz="0" w:space="0" w:color="auto"/>
          </w:divBdr>
        </w:div>
        <w:div w:id="778062307">
          <w:marLeft w:val="2160"/>
          <w:marRight w:val="0"/>
          <w:marTop w:val="115"/>
          <w:marBottom w:val="0"/>
          <w:divBdr>
            <w:top w:val="none" w:sz="0" w:space="0" w:color="auto"/>
            <w:left w:val="none" w:sz="0" w:space="0" w:color="auto"/>
            <w:bottom w:val="none" w:sz="0" w:space="0" w:color="auto"/>
            <w:right w:val="none" w:sz="0" w:space="0" w:color="auto"/>
          </w:divBdr>
        </w:div>
        <w:div w:id="874124313">
          <w:marLeft w:val="965"/>
          <w:marRight w:val="0"/>
          <w:marTop w:val="154"/>
          <w:marBottom w:val="0"/>
          <w:divBdr>
            <w:top w:val="none" w:sz="0" w:space="0" w:color="auto"/>
            <w:left w:val="none" w:sz="0" w:space="0" w:color="auto"/>
            <w:bottom w:val="none" w:sz="0" w:space="0" w:color="auto"/>
            <w:right w:val="none" w:sz="0" w:space="0" w:color="auto"/>
          </w:divBdr>
        </w:div>
        <w:div w:id="344598444">
          <w:marLeft w:val="965"/>
          <w:marRight w:val="0"/>
          <w:marTop w:val="115"/>
          <w:marBottom w:val="0"/>
          <w:divBdr>
            <w:top w:val="none" w:sz="0" w:space="0" w:color="auto"/>
            <w:left w:val="none" w:sz="0" w:space="0" w:color="auto"/>
            <w:bottom w:val="none" w:sz="0" w:space="0" w:color="auto"/>
            <w:right w:val="none" w:sz="0" w:space="0" w:color="auto"/>
          </w:divBdr>
        </w:div>
        <w:div w:id="677346212">
          <w:marLeft w:val="2160"/>
          <w:marRight w:val="0"/>
          <w:marTop w:val="115"/>
          <w:marBottom w:val="0"/>
          <w:divBdr>
            <w:top w:val="none" w:sz="0" w:space="0" w:color="auto"/>
            <w:left w:val="none" w:sz="0" w:space="0" w:color="auto"/>
            <w:bottom w:val="none" w:sz="0" w:space="0" w:color="auto"/>
            <w:right w:val="none" w:sz="0" w:space="0" w:color="auto"/>
          </w:divBdr>
        </w:div>
        <w:div w:id="2040275358">
          <w:marLeft w:val="2160"/>
          <w:marRight w:val="0"/>
          <w:marTop w:val="115"/>
          <w:marBottom w:val="0"/>
          <w:divBdr>
            <w:top w:val="none" w:sz="0" w:space="0" w:color="auto"/>
            <w:left w:val="none" w:sz="0" w:space="0" w:color="auto"/>
            <w:bottom w:val="none" w:sz="0" w:space="0" w:color="auto"/>
            <w:right w:val="none" w:sz="0" w:space="0" w:color="auto"/>
          </w:divBdr>
        </w:div>
        <w:div w:id="274869906">
          <w:marLeft w:val="2160"/>
          <w:marRight w:val="0"/>
          <w:marTop w:val="115"/>
          <w:marBottom w:val="0"/>
          <w:divBdr>
            <w:top w:val="none" w:sz="0" w:space="0" w:color="auto"/>
            <w:left w:val="none" w:sz="0" w:space="0" w:color="auto"/>
            <w:bottom w:val="none" w:sz="0" w:space="0" w:color="auto"/>
            <w:right w:val="none" w:sz="0" w:space="0" w:color="auto"/>
          </w:divBdr>
        </w:div>
        <w:div w:id="568612284">
          <w:marLeft w:val="2160"/>
          <w:marRight w:val="0"/>
          <w:marTop w:val="115"/>
          <w:marBottom w:val="0"/>
          <w:divBdr>
            <w:top w:val="none" w:sz="0" w:space="0" w:color="auto"/>
            <w:left w:val="none" w:sz="0" w:space="0" w:color="auto"/>
            <w:bottom w:val="none" w:sz="0" w:space="0" w:color="auto"/>
            <w:right w:val="none" w:sz="0" w:space="0" w:color="auto"/>
          </w:divBdr>
        </w:div>
      </w:divsChild>
    </w:div>
    <w:div w:id="830635297">
      <w:bodyDiv w:val="1"/>
      <w:marLeft w:val="0"/>
      <w:marRight w:val="0"/>
      <w:marTop w:val="0"/>
      <w:marBottom w:val="0"/>
      <w:divBdr>
        <w:top w:val="none" w:sz="0" w:space="0" w:color="auto"/>
        <w:left w:val="none" w:sz="0" w:space="0" w:color="auto"/>
        <w:bottom w:val="none" w:sz="0" w:space="0" w:color="auto"/>
        <w:right w:val="none" w:sz="0" w:space="0" w:color="auto"/>
      </w:divBdr>
    </w:div>
    <w:div w:id="847987952">
      <w:marLeft w:val="0"/>
      <w:marRight w:val="0"/>
      <w:marTop w:val="0"/>
      <w:marBottom w:val="0"/>
      <w:divBdr>
        <w:top w:val="none" w:sz="0" w:space="0" w:color="auto"/>
        <w:left w:val="none" w:sz="0" w:space="0" w:color="auto"/>
        <w:bottom w:val="none" w:sz="0" w:space="0" w:color="auto"/>
        <w:right w:val="none" w:sz="0" w:space="0" w:color="auto"/>
      </w:divBdr>
      <w:divsChild>
        <w:div w:id="86583140">
          <w:marLeft w:val="0"/>
          <w:marRight w:val="0"/>
          <w:marTop w:val="0"/>
          <w:marBottom w:val="0"/>
          <w:divBdr>
            <w:top w:val="none" w:sz="0" w:space="0" w:color="auto"/>
            <w:left w:val="none" w:sz="0" w:space="0" w:color="auto"/>
            <w:bottom w:val="none" w:sz="0" w:space="0" w:color="auto"/>
            <w:right w:val="none" w:sz="0" w:space="0" w:color="auto"/>
          </w:divBdr>
          <w:divsChild>
            <w:div w:id="786701334">
              <w:marLeft w:val="0"/>
              <w:marRight w:val="0"/>
              <w:marTop w:val="0"/>
              <w:marBottom w:val="0"/>
              <w:divBdr>
                <w:top w:val="none" w:sz="0" w:space="0" w:color="auto"/>
                <w:left w:val="none" w:sz="0" w:space="0" w:color="auto"/>
                <w:bottom w:val="none" w:sz="0" w:space="0" w:color="auto"/>
                <w:right w:val="none" w:sz="0" w:space="0" w:color="auto"/>
              </w:divBdr>
              <w:divsChild>
                <w:div w:id="1462455583">
                  <w:marLeft w:val="0"/>
                  <w:marRight w:val="0"/>
                  <w:marTop w:val="0"/>
                  <w:marBottom w:val="0"/>
                  <w:divBdr>
                    <w:top w:val="none" w:sz="0" w:space="0" w:color="auto"/>
                    <w:left w:val="none" w:sz="0" w:space="0" w:color="auto"/>
                    <w:bottom w:val="none" w:sz="0" w:space="0" w:color="auto"/>
                    <w:right w:val="none" w:sz="0" w:space="0" w:color="auto"/>
                  </w:divBdr>
                  <w:divsChild>
                    <w:div w:id="367072373">
                      <w:marLeft w:val="0"/>
                      <w:marRight w:val="0"/>
                      <w:marTop w:val="0"/>
                      <w:marBottom w:val="0"/>
                      <w:divBdr>
                        <w:top w:val="none" w:sz="0" w:space="0" w:color="auto"/>
                        <w:left w:val="none" w:sz="0" w:space="0" w:color="auto"/>
                        <w:bottom w:val="none" w:sz="0" w:space="0" w:color="auto"/>
                        <w:right w:val="none" w:sz="0" w:space="0" w:color="auto"/>
                      </w:divBdr>
                      <w:divsChild>
                        <w:div w:id="198129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37190">
              <w:marLeft w:val="0"/>
              <w:marRight w:val="0"/>
              <w:marTop w:val="0"/>
              <w:marBottom w:val="0"/>
              <w:divBdr>
                <w:top w:val="none" w:sz="0" w:space="0" w:color="auto"/>
                <w:left w:val="none" w:sz="0" w:space="0" w:color="auto"/>
                <w:bottom w:val="none" w:sz="0" w:space="0" w:color="auto"/>
                <w:right w:val="none" w:sz="0" w:space="0" w:color="auto"/>
              </w:divBdr>
              <w:divsChild>
                <w:div w:id="396317057">
                  <w:marLeft w:val="0"/>
                  <w:marRight w:val="0"/>
                  <w:marTop w:val="0"/>
                  <w:marBottom w:val="0"/>
                  <w:divBdr>
                    <w:top w:val="none" w:sz="0" w:space="0" w:color="auto"/>
                    <w:left w:val="none" w:sz="0" w:space="0" w:color="auto"/>
                    <w:bottom w:val="none" w:sz="0" w:space="0" w:color="auto"/>
                    <w:right w:val="none" w:sz="0" w:space="0" w:color="auto"/>
                  </w:divBdr>
                </w:div>
                <w:div w:id="65031941">
                  <w:marLeft w:val="0"/>
                  <w:marRight w:val="0"/>
                  <w:marTop w:val="0"/>
                  <w:marBottom w:val="0"/>
                  <w:divBdr>
                    <w:top w:val="none" w:sz="0" w:space="0" w:color="auto"/>
                    <w:left w:val="none" w:sz="0" w:space="0" w:color="auto"/>
                    <w:bottom w:val="none" w:sz="0" w:space="0" w:color="auto"/>
                    <w:right w:val="none" w:sz="0" w:space="0" w:color="auto"/>
                  </w:divBdr>
                </w:div>
                <w:div w:id="1089161793">
                  <w:marLeft w:val="0"/>
                  <w:marRight w:val="0"/>
                  <w:marTop w:val="0"/>
                  <w:marBottom w:val="0"/>
                  <w:divBdr>
                    <w:top w:val="none" w:sz="0" w:space="0" w:color="auto"/>
                    <w:left w:val="none" w:sz="0" w:space="0" w:color="auto"/>
                    <w:bottom w:val="none" w:sz="0" w:space="0" w:color="auto"/>
                    <w:right w:val="none" w:sz="0" w:space="0" w:color="auto"/>
                  </w:divBdr>
                  <w:divsChild>
                    <w:div w:id="620113077">
                      <w:marLeft w:val="0"/>
                      <w:marRight w:val="0"/>
                      <w:marTop w:val="0"/>
                      <w:marBottom w:val="0"/>
                      <w:divBdr>
                        <w:top w:val="none" w:sz="0" w:space="0" w:color="auto"/>
                        <w:left w:val="none" w:sz="0" w:space="0" w:color="auto"/>
                        <w:bottom w:val="none" w:sz="0" w:space="0" w:color="auto"/>
                        <w:right w:val="none" w:sz="0" w:space="0" w:color="auto"/>
                      </w:divBdr>
                      <w:divsChild>
                        <w:div w:id="7205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010">
                  <w:marLeft w:val="0"/>
                  <w:marRight w:val="0"/>
                  <w:marTop w:val="0"/>
                  <w:marBottom w:val="0"/>
                  <w:divBdr>
                    <w:top w:val="none" w:sz="0" w:space="0" w:color="auto"/>
                    <w:left w:val="none" w:sz="0" w:space="0" w:color="auto"/>
                    <w:bottom w:val="none" w:sz="0" w:space="0" w:color="auto"/>
                    <w:right w:val="none" w:sz="0" w:space="0" w:color="auto"/>
                  </w:divBdr>
                </w:div>
                <w:div w:id="1198934644">
                  <w:marLeft w:val="0"/>
                  <w:marRight w:val="0"/>
                  <w:marTop w:val="0"/>
                  <w:marBottom w:val="0"/>
                  <w:divBdr>
                    <w:top w:val="none" w:sz="0" w:space="0" w:color="auto"/>
                    <w:left w:val="none" w:sz="0" w:space="0" w:color="auto"/>
                    <w:bottom w:val="none" w:sz="0" w:space="0" w:color="auto"/>
                    <w:right w:val="none" w:sz="0" w:space="0" w:color="auto"/>
                  </w:divBdr>
                  <w:divsChild>
                    <w:div w:id="6613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041315">
      <w:bodyDiv w:val="1"/>
      <w:marLeft w:val="0"/>
      <w:marRight w:val="0"/>
      <w:marTop w:val="0"/>
      <w:marBottom w:val="0"/>
      <w:divBdr>
        <w:top w:val="none" w:sz="0" w:space="0" w:color="auto"/>
        <w:left w:val="none" w:sz="0" w:space="0" w:color="auto"/>
        <w:bottom w:val="none" w:sz="0" w:space="0" w:color="auto"/>
        <w:right w:val="none" w:sz="0" w:space="0" w:color="auto"/>
      </w:divBdr>
      <w:divsChild>
        <w:div w:id="1217737495">
          <w:marLeft w:val="547"/>
          <w:marRight w:val="0"/>
          <w:marTop w:val="115"/>
          <w:marBottom w:val="0"/>
          <w:divBdr>
            <w:top w:val="none" w:sz="0" w:space="0" w:color="auto"/>
            <w:left w:val="none" w:sz="0" w:space="0" w:color="auto"/>
            <w:bottom w:val="none" w:sz="0" w:space="0" w:color="auto"/>
            <w:right w:val="none" w:sz="0" w:space="0" w:color="auto"/>
          </w:divBdr>
        </w:div>
        <w:div w:id="217060135">
          <w:marLeft w:val="1166"/>
          <w:marRight w:val="0"/>
          <w:marTop w:val="115"/>
          <w:marBottom w:val="0"/>
          <w:divBdr>
            <w:top w:val="none" w:sz="0" w:space="0" w:color="auto"/>
            <w:left w:val="none" w:sz="0" w:space="0" w:color="auto"/>
            <w:bottom w:val="none" w:sz="0" w:space="0" w:color="auto"/>
            <w:right w:val="none" w:sz="0" w:space="0" w:color="auto"/>
          </w:divBdr>
        </w:div>
        <w:div w:id="1468622634">
          <w:marLeft w:val="547"/>
          <w:marRight w:val="0"/>
          <w:marTop w:val="115"/>
          <w:marBottom w:val="0"/>
          <w:divBdr>
            <w:top w:val="none" w:sz="0" w:space="0" w:color="auto"/>
            <w:left w:val="none" w:sz="0" w:space="0" w:color="auto"/>
            <w:bottom w:val="none" w:sz="0" w:space="0" w:color="auto"/>
            <w:right w:val="none" w:sz="0" w:space="0" w:color="auto"/>
          </w:divBdr>
        </w:div>
        <w:div w:id="1451973454">
          <w:marLeft w:val="1166"/>
          <w:marRight w:val="0"/>
          <w:marTop w:val="115"/>
          <w:marBottom w:val="0"/>
          <w:divBdr>
            <w:top w:val="none" w:sz="0" w:space="0" w:color="auto"/>
            <w:left w:val="none" w:sz="0" w:space="0" w:color="auto"/>
            <w:bottom w:val="none" w:sz="0" w:space="0" w:color="auto"/>
            <w:right w:val="none" w:sz="0" w:space="0" w:color="auto"/>
          </w:divBdr>
        </w:div>
        <w:div w:id="1577788909">
          <w:marLeft w:val="1800"/>
          <w:marRight w:val="0"/>
          <w:marTop w:val="115"/>
          <w:marBottom w:val="0"/>
          <w:divBdr>
            <w:top w:val="none" w:sz="0" w:space="0" w:color="auto"/>
            <w:left w:val="none" w:sz="0" w:space="0" w:color="auto"/>
            <w:bottom w:val="none" w:sz="0" w:space="0" w:color="auto"/>
            <w:right w:val="none" w:sz="0" w:space="0" w:color="auto"/>
          </w:divBdr>
        </w:div>
        <w:div w:id="2017612815">
          <w:marLeft w:val="547"/>
          <w:marRight w:val="0"/>
          <w:marTop w:val="115"/>
          <w:marBottom w:val="0"/>
          <w:divBdr>
            <w:top w:val="none" w:sz="0" w:space="0" w:color="auto"/>
            <w:left w:val="none" w:sz="0" w:space="0" w:color="auto"/>
            <w:bottom w:val="none" w:sz="0" w:space="0" w:color="auto"/>
            <w:right w:val="none" w:sz="0" w:space="0" w:color="auto"/>
          </w:divBdr>
        </w:div>
        <w:div w:id="1539968389">
          <w:marLeft w:val="1166"/>
          <w:marRight w:val="0"/>
          <w:marTop w:val="115"/>
          <w:marBottom w:val="0"/>
          <w:divBdr>
            <w:top w:val="none" w:sz="0" w:space="0" w:color="auto"/>
            <w:left w:val="none" w:sz="0" w:space="0" w:color="auto"/>
            <w:bottom w:val="none" w:sz="0" w:space="0" w:color="auto"/>
            <w:right w:val="none" w:sz="0" w:space="0" w:color="auto"/>
          </w:divBdr>
        </w:div>
      </w:divsChild>
    </w:div>
    <w:div w:id="861481435">
      <w:bodyDiv w:val="1"/>
      <w:marLeft w:val="0"/>
      <w:marRight w:val="0"/>
      <w:marTop w:val="0"/>
      <w:marBottom w:val="0"/>
      <w:divBdr>
        <w:top w:val="none" w:sz="0" w:space="0" w:color="auto"/>
        <w:left w:val="none" w:sz="0" w:space="0" w:color="auto"/>
        <w:bottom w:val="none" w:sz="0" w:space="0" w:color="auto"/>
        <w:right w:val="none" w:sz="0" w:space="0" w:color="auto"/>
      </w:divBdr>
      <w:divsChild>
        <w:div w:id="2126343495">
          <w:marLeft w:val="965"/>
          <w:marRight w:val="0"/>
          <w:marTop w:val="134"/>
          <w:marBottom w:val="0"/>
          <w:divBdr>
            <w:top w:val="none" w:sz="0" w:space="0" w:color="auto"/>
            <w:left w:val="none" w:sz="0" w:space="0" w:color="auto"/>
            <w:bottom w:val="none" w:sz="0" w:space="0" w:color="auto"/>
            <w:right w:val="none" w:sz="0" w:space="0" w:color="auto"/>
          </w:divBdr>
        </w:div>
        <w:div w:id="1713992546">
          <w:marLeft w:val="965"/>
          <w:marRight w:val="0"/>
          <w:marTop w:val="115"/>
          <w:marBottom w:val="0"/>
          <w:divBdr>
            <w:top w:val="none" w:sz="0" w:space="0" w:color="auto"/>
            <w:left w:val="none" w:sz="0" w:space="0" w:color="auto"/>
            <w:bottom w:val="none" w:sz="0" w:space="0" w:color="auto"/>
            <w:right w:val="none" w:sz="0" w:space="0" w:color="auto"/>
          </w:divBdr>
        </w:div>
        <w:div w:id="718282085">
          <w:marLeft w:val="1555"/>
          <w:marRight w:val="0"/>
          <w:marTop w:val="115"/>
          <w:marBottom w:val="0"/>
          <w:divBdr>
            <w:top w:val="none" w:sz="0" w:space="0" w:color="auto"/>
            <w:left w:val="none" w:sz="0" w:space="0" w:color="auto"/>
            <w:bottom w:val="none" w:sz="0" w:space="0" w:color="auto"/>
            <w:right w:val="none" w:sz="0" w:space="0" w:color="auto"/>
          </w:divBdr>
        </w:div>
        <w:div w:id="1294680143">
          <w:marLeft w:val="2160"/>
          <w:marRight w:val="0"/>
          <w:marTop w:val="115"/>
          <w:marBottom w:val="0"/>
          <w:divBdr>
            <w:top w:val="none" w:sz="0" w:space="0" w:color="auto"/>
            <w:left w:val="none" w:sz="0" w:space="0" w:color="auto"/>
            <w:bottom w:val="none" w:sz="0" w:space="0" w:color="auto"/>
            <w:right w:val="none" w:sz="0" w:space="0" w:color="auto"/>
          </w:divBdr>
        </w:div>
        <w:div w:id="730008253">
          <w:marLeft w:val="1555"/>
          <w:marRight w:val="0"/>
          <w:marTop w:val="115"/>
          <w:marBottom w:val="0"/>
          <w:divBdr>
            <w:top w:val="none" w:sz="0" w:space="0" w:color="auto"/>
            <w:left w:val="none" w:sz="0" w:space="0" w:color="auto"/>
            <w:bottom w:val="none" w:sz="0" w:space="0" w:color="auto"/>
            <w:right w:val="none" w:sz="0" w:space="0" w:color="auto"/>
          </w:divBdr>
        </w:div>
        <w:div w:id="124202708">
          <w:marLeft w:val="2160"/>
          <w:marRight w:val="0"/>
          <w:marTop w:val="115"/>
          <w:marBottom w:val="0"/>
          <w:divBdr>
            <w:top w:val="none" w:sz="0" w:space="0" w:color="auto"/>
            <w:left w:val="none" w:sz="0" w:space="0" w:color="auto"/>
            <w:bottom w:val="none" w:sz="0" w:space="0" w:color="auto"/>
            <w:right w:val="none" w:sz="0" w:space="0" w:color="auto"/>
          </w:divBdr>
        </w:div>
        <w:div w:id="556164303">
          <w:marLeft w:val="1555"/>
          <w:marRight w:val="0"/>
          <w:marTop w:val="115"/>
          <w:marBottom w:val="0"/>
          <w:divBdr>
            <w:top w:val="none" w:sz="0" w:space="0" w:color="auto"/>
            <w:left w:val="none" w:sz="0" w:space="0" w:color="auto"/>
            <w:bottom w:val="none" w:sz="0" w:space="0" w:color="auto"/>
            <w:right w:val="none" w:sz="0" w:space="0" w:color="auto"/>
          </w:divBdr>
        </w:div>
        <w:div w:id="2031684022">
          <w:marLeft w:val="965"/>
          <w:marRight w:val="0"/>
          <w:marTop w:val="154"/>
          <w:marBottom w:val="0"/>
          <w:divBdr>
            <w:top w:val="none" w:sz="0" w:space="0" w:color="auto"/>
            <w:left w:val="none" w:sz="0" w:space="0" w:color="auto"/>
            <w:bottom w:val="none" w:sz="0" w:space="0" w:color="auto"/>
            <w:right w:val="none" w:sz="0" w:space="0" w:color="auto"/>
          </w:divBdr>
        </w:div>
        <w:div w:id="88353009">
          <w:marLeft w:val="965"/>
          <w:marRight w:val="0"/>
          <w:marTop w:val="154"/>
          <w:marBottom w:val="0"/>
          <w:divBdr>
            <w:top w:val="none" w:sz="0" w:space="0" w:color="auto"/>
            <w:left w:val="none" w:sz="0" w:space="0" w:color="auto"/>
            <w:bottom w:val="none" w:sz="0" w:space="0" w:color="auto"/>
            <w:right w:val="none" w:sz="0" w:space="0" w:color="auto"/>
          </w:divBdr>
        </w:div>
        <w:div w:id="1002125886">
          <w:marLeft w:val="1555"/>
          <w:marRight w:val="0"/>
          <w:marTop w:val="134"/>
          <w:marBottom w:val="0"/>
          <w:divBdr>
            <w:top w:val="none" w:sz="0" w:space="0" w:color="auto"/>
            <w:left w:val="none" w:sz="0" w:space="0" w:color="auto"/>
            <w:bottom w:val="none" w:sz="0" w:space="0" w:color="auto"/>
            <w:right w:val="none" w:sz="0" w:space="0" w:color="auto"/>
          </w:divBdr>
        </w:div>
        <w:div w:id="1702172449">
          <w:marLeft w:val="965"/>
          <w:marRight w:val="0"/>
          <w:marTop w:val="154"/>
          <w:marBottom w:val="0"/>
          <w:divBdr>
            <w:top w:val="none" w:sz="0" w:space="0" w:color="auto"/>
            <w:left w:val="none" w:sz="0" w:space="0" w:color="auto"/>
            <w:bottom w:val="none" w:sz="0" w:space="0" w:color="auto"/>
            <w:right w:val="none" w:sz="0" w:space="0" w:color="auto"/>
          </w:divBdr>
        </w:div>
        <w:div w:id="1767265491">
          <w:marLeft w:val="965"/>
          <w:marRight w:val="0"/>
          <w:marTop w:val="154"/>
          <w:marBottom w:val="0"/>
          <w:divBdr>
            <w:top w:val="none" w:sz="0" w:space="0" w:color="auto"/>
            <w:left w:val="none" w:sz="0" w:space="0" w:color="auto"/>
            <w:bottom w:val="none" w:sz="0" w:space="0" w:color="auto"/>
            <w:right w:val="none" w:sz="0" w:space="0" w:color="auto"/>
          </w:divBdr>
        </w:div>
        <w:div w:id="1262953588">
          <w:marLeft w:val="2160"/>
          <w:marRight w:val="0"/>
          <w:marTop w:val="115"/>
          <w:marBottom w:val="0"/>
          <w:divBdr>
            <w:top w:val="none" w:sz="0" w:space="0" w:color="auto"/>
            <w:left w:val="none" w:sz="0" w:space="0" w:color="auto"/>
            <w:bottom w:val="none" w:sz="0" w:space="0" w:color="auto"/>
            <w:right w:val="none" w:sz="0" w:space="0" w:color="auto"/>
          </w:divBdr>
        </w:div>
        <w:div w:id="154613093">
          <w:marLeft w:val="1555"/>
          <w:marRight w:val="0"/>
          <w:marTop w:val="134"/>
          <w:marBottom w:val="0"/>
          <w:divBdr>
            <w:top w:val="none" w:sz="0" w:space="0" w:color="auto"/>
            <w:left w:val="none" w:sz="0" w:space="0" w:color="auto"/>
            <w:bottom w:val="none" w:sz="0" w:space="0" w:color="auto"/>
            <w:right w:val="none" w:sz="0" w:space="0" w:color="auto"/>
          </w:divBdr>
        </w:div>
        <w:div w:id="1832985938">
          <w:marLeft w:val="2160"/>
          <w:marRight w:val="0"/>
          <w:marTop w:val="115"/>
          <w:marBottom w:val="0"/>
          <w:divBdr>
            <w:top w:val="none" w:sz="0" w:space="0" w:color="auto"/>
            <w:left w:val="none" w:sz="0" w:space="0" w:color="auto"/>
            <w:bottom w:val="none" w:sz="0" w:space="0" w:color="auto"/>
            <w:right w:val="none" w:sz="0" w:space="0" w:color="auto"/>
          </w:divBdr>
        </w:div>
        <w:div w:id="1324164248">
          <w:marLeft w:val="1555"/>
          <w:marRight w:val="0"/>
          <w:marTop w:val="134"/>
          <w:marBottom w:val="0"/>
          <w:divBdr>
            <w:top w:val="none" w:sz="0" w:space="0" w:color="auto"/>
            <w:left w:val="none" w:sz="0" w:space="0" w:color="auto"/>
            <w:bottom w:val="none" w:sz="0" w:space="0" w:color="auto"/>
            <w:right w:val="none" w:sz="0" w:space="0" w:color="auto"/>
          </w:divBdr>
        </w:div>
        <w:div w:id="1655987115">
          <w:marLeft w:val="965"/>
          <w:marRight w:val="0"/>
          <w:marTop w:val="192"/>
          <w:marBottom w:val="0"/>
          <w:divBdr>
            <w:top w:val="none" w:sz="0" w:space="0" w:color="auto"/>
            <w:left w:val="none" w:sz="0" w:space="0" w:color="auto"/>
            <w:bottom w:val="none" w:sz="0" w:space="0" w:color="auto"/>
            <w:right w:val="none" w:sz="0" w:space="0" w:color="auto"/>
          </w:divBdr>
        </w:div>
        <w:div w:id="1140533710">
          <w:marLeft w:val="965"/>
          <w:marRight w:val="0"/>
          <w:marTop w:val="115"/>
          <w:marBottom w:val="0"/>
          <w:divBdr>
            <w:top w:val="none" w:sz="0" w:space="0" w:color="auto"/>
            <w:left w:val="none" w:sz="0" w:space="0" w:color="auto"/>
            <w:bottom w:val="none" w:sz="0" w:space="0" w:color="auto"/>
            <w:right w:val="none" w:sz="0" w:space="0" w:color="auto"/>
          </w:divBdr>
        </w:div>
        <w:div w:id="1347366596">
          <w:marLeft w:val="965"/>
          <w:marRight w:val="0"/>
          <w:marTop w:val="115"/>
          <w:marBottom w:val="0"/>
          <w:divBdr>
            <w:top w:val="none" w:sz="0" w:space="0" w:color="auto"/>
            <w:left w:val="none" w:sz="0" w:space="0" w:color="auto"/>
            <w:bottom w:val="none" w:sz="0" w:space="0" w:color="auto"/>
            <w:right w:val="none" w:sz="0" w:space="0" w:color="auto"/>
          </w:divBdr>
        </w:div>
        <w:div w:id="971786235">
          <w:marLeft w:val="1555"/>
          <w:marRight w:val="0"/>
          <w:marTop w:val="115"/>
          <w:marBottom w:val="0"/>
          <w:divBdr>
            <w:top w:val="none" w:sz="0" w:space="0" w:color="auto"/>
            <w:left w:val="none" w:sz="0" w:space="0" w:color="auto"/>
            <w:bottom w:val="none" w:sz="0" w:space="0" w:color="auto"/>
            <w:right w:val="none" w:sz="0" w:space="0" w:color="auto"/>
          </w:divBdr>
        </w:div>
        <w:div w:id="1941642778">
          <w:marLeft w:val="1555"/>
          <w:marRight w:val="0"/>
          <w:marTop w:val="115"/>
          <w:marBottom w:val="0"/>
          <w:divBdr>
            <w:top w:val="none" w:sz="0" w:space="0" w:color="auto"/>
            <w:left w:val="none" w:sz="0" w:space="0" w:color="auto"/>
            <w:bottom w:val="none" w:sz="0" w:space="0" w:color="auto"/>
            <w:right w:val="none" w:sz="0" w:space="0" w:color="auto"/>
          </w:divBdr>
        </w:div>
        <w:div w:id="1335721586">
          <w:marLeft w:val="2160"/>
          <w:marRight w:val="0"/>
          <w:marTop w:val="115"/>
          <w:marBottom w:val="0"/>
          <w:divBdr>
            <w:top w:val="none" w:sz="0" w:space="0" w:color="auto"/>
            <w:left w:val="none" w:sz="0" w:space="0" w:color="auto"/>
            <w:bottom w:val="none" w:sz="0" w:space="0" w:color="auto"/>
            <w:right w:val="none" w:sz="0" w:space="0" w:color="auto"/>
          </w:divBdr>
        </w:div>
        <w:div w:id="2072773888">
          <w:marLeft w:val="965"/>
          <w:marRight w:val="0"/>
          <w:marTop w:val="154"/>
          <w:marBottom w:val="0"/>
          <w:divBdr>
            <w:top w:val="none" w:sz="0" w:space="0" w:color="auto"/>
            <w:left w:val="none" w:sz="0" w:space="0" w:color="auto"/>
            <w:bottom w:val="none" w:sz="0" w:space="0" w:color="auto"/>
            <w:right w:val="none" w:sz="0" w:space="0" w:color="auto"/>
          </w:divBdr>
        </w:div>
        <w:div w:id="1465151159">
          <w:marLeft w:val="965"/>
          <w:marRight w:val="0"/>
          <w:marTop w:val="134"/>
          <w:marBottom w:val="0"/>
          <w:divBdr>
            <w:top w:val="none" w:sz="0" w:space="0" w:color="auto"/>
            <w:left w:val="none" w:sz="0" w:space="0" w:color="auto"/>
            <w:bottom w:val="none" w:sz="0" w:space="0" w:color="auto"/>
            <w:right w:val="none" w:sz="0" w:space="0" w:color="auto"/>
          </w:divBdr>
        </w:div>
        <w:div w:id="429395276">
          <w:marLeft w:val="1555"/>
          <w:marRight w:val="0"/>
          <w:marTop w:val="134"/>
          <w:marBottom w:val="0"/>
          <w:divBdr>
            <w:top w:val="none" w:sz="0" w:space="0" w:color="auto"/>
            <w:left w:val="none" w:sz="0" w:space="0" w:color="auto"/>
            <w:bottom w:val="none" w:sz="0" w:space="0" w:color="auto"/>
            <w:right w:val="none" w:sz="0" w:space="0" w:color="auto"/>
          </w:divBdr>
        </w:div>
        <w:div w:id="979964787">
          <w:marLeft w:val="1555"/>
          <w:marRight w:val="0"/>
          <w:marTop w:val="134"/>
          <w:marBottom w:val="0"/>
          <w:divBdr>
            <w:top w:val="none" w:sz="0" w:space="0" w:color="auto"/>
            <w:left w:val="none" w:sz="0" w:space="0" w:color="auto"/>
            <w:bottom w:val="none" w:sz="0" w:space="0" w:color="auto"/>
            <w:right w:val="none" w:sz="0" w:space="0" w:color="auto"/>
          </w:divBdr>
        </w:div>
        <w:div w:id="867453570">
          <w:marLeft w:val="2160"/>
          <w:marRight w:val="0"/>
          <w:marTop w:val="134"/>
          <w:marBottom w:val="0"/>
          <w:divBdr>
            <w:top w:val="none" w:sz="0" w:space="0" w:color="auto"/>
            <w:left w:val="none" w:sz="0" w:space="0" w:color="auto"/>
            <w:bottom w:val="none" w:sz="0" w:space="0" w:color="auto"/>
            <w:right w:val="none" w:sz="0" w:space="0" w:color="auto"/>
          </w:divBdr>
        </w:div>
        <w:div w:id="2114476645">
          <w:marLeft w:val="965"/>
          <w:marRight w:val="0"/>
          <w:marTop w:val="154"/>
          <w:marBottom w:val="0"/>
          <w:divBdr>
            <w:top w:val="none" w:sz="0" w:space="0" w:color="auto"/>
            <w:left w:val="none" w:sz="0" w:space="0" w:color="auto"/>
            <w:bottom w:val="none" w:sz="0" w:space="0" w:color="auto"/>
            <w:right w:val="none" w:sz="0" w:space="0" w:color="auto"/>
          </w:divBdr>
        </w:div>
        <w:div w:id="163329146">
          <w:marLeft w:val="965"/>
          <w:marRight w:val="0"/>
          <w:marTop w:val="154"/>
          <w:marBottom w:val="0"/>
          <w:divBdr>
            <w:top w:val="none" w:sz="0" w:space="0" w:color="auto"/>
            <w:left w:val="none" w:sz="0" w:space="0" w:color="auto"/>
            <w:bottom w:val="none" w:sz="0" w:space="0" w:color="auto"/>
            <w:right w:val="none" w:sz="0" w:space="0" w:color="auto"/>
          </w:divBdr>
        </w:div>
        <w:div w:id="1380546062">
          <w:marLeft w:val="1555"/>
          <w:marRight w:val="0"/>
          <w:marTop w:val="134"/>
          <w:marBottom w:val="0"/>
          <w:divBdr>
            <w:top w:val="none" w:sz="0" w:space="0" w:color="auto"/>
            <w:left w:val="none" w:sz="0" w:space="0" w:color="auto"/>
            <w:bottom w:val="none" w:sz="0" w:space="0" w:color="auto"/>
            <w:right w:val="none" w:sz="0" w:space="0" w:color="auto"/>
          </w:divBdr>
        </w:div>
        <w:div w:id="767889743">
          <w:marLeft w:val="1555"/>
          <w:marRight w:val="0"/>
          <w:marTop w:val="134"/>
          <w:marBottom w:val="0"/>
          <w:divBdr>
            <w:top w:val="none" w:sz="0" w:space="0" w:color="auto"/>
            <w:left w:val="none" w:sz="0" w:space="0" w:color="auto"/>
            <w:bottom w:val="none" w:sz="0" w:space="0" w:color="auto"/>
            <w:right w:val="none" w:sz="0" w:space="0" w:color="auto"/>
          </w:divBdr>
        </w:div>
        <w:div w:id="262611793">
          <w:marLeft w:val="965"/>
          <w:marRight w:val="0"/>
          <w:marTop w:val="154"/>
          <w:marBottom w:val="0"/>
          <w:divBdr>
            <w:top w:val="none" w:sz="0" w:space="0" w:color="auto"/>
            <w:left w:val="none" w:sz="0" w:space="0" w:color="auto"/>
            <w:bottom w:val="none" w:sz="0" w:space="0" w:color="auto"/>
            <w:right w:val="none" w:sz="0" w:space="0" w:color="auto"/>
          </w:divBdr>
        </w:div>
        <w:div w:id="1844121157">
          <w:marLeft w:val="965"/>
          <w:marRight w:val="0"/>
          <w:marTop w:val="115"/>
          <w:marBottom w:val="0"/>
          <w:divBdr>
            <w:top w:val="none" w:sz="0" w:space="0" w:color="auto"/>
            <w:left w:val="none" w:sz="0" w:space="0" w:color="auto"/>
            <w:bottom w:val="none" w:sz="0" w:space="0" w:color="auto"/>
            <w:right w:val="none" w:sz="0" w:space="0" w:color="auto"/>
          </w:divBdr>
        </w:div>
        <w:div w:id="1943149179">
          <w:marLeft w:val="1555"/>
          <w:marRight w:val="0"/>
          <w:marTop w:val="115"/>
          <w:marBottom w:val="0"/>
          <w:divBdr>
            <w:top w:val="none" w:sz="0" w:space="0" w:color="auto"/>
            <w:left w:val="none" w:sz="0" w:space="0" w:color="auto"/>
            <w:bottom w:val="none" w:sz="0" w:space="0" w:color="auto"/>
            <w:right w:val="none" w:sz="0" w:space="0" w:color="auto"/>
          </w:divBdr>
        </w:div>
        <w:div w:id="1592466567">
          <w:marLeft w:val="2160"/>
          <w:marRight w:val="0"/>
          <w:marTop w:val="115"/>
          <w:marBottom w:val="0"/>
          <w:divBdr>
            <w:top w:val="none" w:sz="0" w:space="0" w:color="auto"/>
            <w:left w:val="none" w:sz="0" w:space="0" w:color="auto"/>
            <w:bottom w:val="none" w:sz="0" w:space="0" w:color="auto"/>
            <w:right w:val="none" w:sz="0" w:space="0" w:color="auto"/>
          </w:divBdr>
        </w:div>
        <w:div w:id="1961107910">
          <w:marLeft w:val="965"/>
          <w:marRight w:val="0"/>
          <w:marTop w:val="115"/>
          <w:marBottom w:val="0"/>
          <w:divBdr>
            <w:top w:val="none" w:sz="0" w:space="0" w:color="auto"/>
            <w:left w:val="none" w:sz="0" w:space="0" w:color="auto"/>
            <w:bottom w:val="none" w:sz="0" w:space="0" w:color="auto"/>
            <w:right w:val="none" w:sz="0" w:space="0" w:color="auto"/>
          </w:divBdr>
        </w:div>
        <w:div w:id="955334478">
          <w:marLeft w:val="1555"/>
          <w:marRight w:val="0"/>
          <w:marTop w:val="115"/>
          <w:marBottom w:val="0"/>
          <w:divBdr>
            <w:top w:val="none" w:sz="0" w:space="0" w:color="auto"/>
            <w:left w:val="none" w:sz="0" w:space="0" w:color="auto"/>
            <w:bottom w:val="none" w:sz="0" w:space="0" w:color="auto"/>
            <w:right w:val="none" w:sz="0" w:space="0" w:color="auto"/>
          </w:divBdr>
        </w:div>
        <w:div w:id="568728347">
          <w:marLeft w:val="1555"/>
          <w:marRight w:val="0"/>
          <w:marTop w:val="115"/>
          <w:marBottom w:val="0"/>
          <w:divBdr>
            <w:top w:val="none" w:sz="0" w:space="0" w:color="auto"/>
            <w:left w:val="none" w:sz="0" w:space="0" w:color="auto"/>
            <w:bottom w:val="none" w:sz="0" w:space="0" w:color="auto"/>
            <w:right w:val="none" w:sz="0" w:space="0" w:color="auto"/>
          </w:divBdr>
        </w:div>
        <w:div w:id="1560630472">
          <w:marLeft w:val="965"/>
          <w:marRight w:val="0"/>
          <w:marTop w:val="154"/>
          <w:marBottom w:val="0"/>
          <w:divBdr>
            <w:top w:val="none" w:sz="0" w:space="0" w:color="auto"/>
            <w:left w:val="none" w:sz="0" w:space="0" w:color="auto"/>
            <w:bottom w:val="none" w:sz="0" w:space="0" w:color="auto"/>
            <w:right w:val="none" w:sz="0" w:space="0" w:color="auto"/>
          </w:divBdr>
        </w:div>
        <w:div w:id="408306088">
          <w:marLeft w:val="965"/>
          <w:marRight w:val="0"/>
          <w:marTop w:val="115"/>
          <w:marBottom w:val="0"/>
          <w:divBdr>
            <w:top w:val="none" w:sz="0" w:space="0" w:color="auto"/>
            <w:left w:val="none" w:sz="0" w:space="0" w:color="auto"/>
            <w:bottom w:val="none" w:sz="0" w:space="0" w:color="auto"/>
            <w:right w:val="none" w:sz="0" w:space="0" w:color="auto"/>
          </w:divBdr>
        </w:div>
        <w:div w:id="1674183325">
          <w:marLeft w:val="1555"/>
          <w:marRight w:val="0"/>
          <w:marTop w:val="115"/>
          <w:marBottom w:val="0"/>
          <w:divBdr>
            <w:top w:val="none" w:sz="0" w:space="0" w:color="auto"/>
            <w:left w:val="none" w:sz="0" w:space="0" w:color="auto"/>
            <w:bottom w:val="none" w:sz="0" w:space="0" w:color="auto"/>
            <w:right w:val="none" w:sz="0" w:space="0" w:color="auto"/>
          </w:divBdr>
        </w:div>
        <w:div w:id="1206798786">
          <w:marLeft w:val="1555"/>
          <w:marRight w:val="0"/>
          <w:marTop w:val="115"/>
          <w:marBottom w:val="0"/>
          <w:divBdr>
            <w:top w:val="none" w:sz="0" w:space="0" w:color="auto"/>
            <w:left w:val="none" w:sz="0" w:space="0" w:color="auto"/>
            <w:bottom w:val="none" w:sz="0" w:space="0" w:color="auto"/>
            <w:right w:val="none" w:sz="0" w:space="0" w:color="auto"/>
          </w:divBdr>
        </w:div>
        <w:div w:id="1119958615">
          <w:marLeft w:val="965"/>
          <w:marRight w:val="0"/>
          <w:marTop w:val="115"/>
          <w:marBottom w:val="0"/>
          <w:divBdr>
            <w:top w:val="none" w:sz="0" w:space="0" w:color="auto"/>
            <w:left w:val="none" w:sz="0" w:space="0" w:color="auto"/>
            <w:bottom w:val="none" w:sz="0" w:space="0" w:color="auto"/>
            <w:right w:val="none" w:sz="0" w:space="0" w:color="auto"/>
          </w:divBdr>
        </w:div>
        <w:div w:id="1157458483">
          <w:marLeft w:val="1555"/>
          <w:marRight w:val="0"/>
          <w:marTop w:val="115"/>
          <w:marBottom w:val="0"/>
          <w:divBdr>
            <w:top w:val="none" w:sz="0" w:space="0" w:color="auto"/>
            <w:left w:val="none" w:sz="0" w:space="0" w:color="auto"/>
            <w:bottom w:val="none" w:sz="0" w:space="0" w:color="auto"/>
            <w:right w:val="none" w:sz="0" w:space="0" w:color="auto"/>
          </w:divBdr>
        </w:div>
        <w:div w:id="1327592228">
          <w:marLeft w:val="965"/>
          <w:marRight w:val="0"/>
          <w:marTop w:val="154"/>
          <w:marBottom w:val="0"/>
          <w:divBdr>
            <w:top w:val="none" w:sz="0" w:space="0" w:color="auto"/>
            <w:left w:val="none" w:sz="0" w:space="0" w:color="auto"/>
            <w:bottom w:val="none" w:sz="0" w:space="0" w:color="auto"/>
            <w:right w:val="none" w:sz="0" w:space="0" w:color="auto"/>
          </w:divBdr>
        </w:div>
        <w:div w:id="1168180359">
          <w:marLeft w:val="965"/>
          <w:marRight w:val="0"/>
          <w:marTop w:val="115"/>
          <w:marBottom w:val="0"/>
          <w:divBdr>
            <w:top w:val="none" w:sz="0" w:space="0" w:color="auto"/>
            <w:left w:val="none" w:sz="0" w:space="0" w:color="auto"/>
            <w:bottom w:val="none" w:sz="0" w:space="0" w:color="auto"/>
            <w:right w:val="none" w:sz="0" w:space="0" w:color="auto"/>
          </w:divBdr>
        </w:div>
        <w:div w:id="1082876773">
          <w:marLeft w:val="1555"/>
          <w:marRight w:val="0"/>
          <w:marTop w:val="115"/>
          <w:marBottom w:val="0"/>
          <w:divBdr>
            <w:top w:val="none" w:sz="0" w:space="0" w:color="auto"/>
            <w:left w:val="none" w:sz="0" w:space="0" w:color="auto"/>
            <w:bottom w:val="none" w:sz="0" w:space="0" w:color="auto"/>
            <w:right w:val="none" w:sz="0" w:space="0" w:color="auto"/>
          </w:divBdr>
        </w:div>
      </w:divsChild>
    </w:div>
    <w:div w:id="1039823298">
      <w:bodyDiv w:val="1"/>
      <w:marLeft w:val="0"/>
      <w:marRight w:val="0"/>
      <w:marTop w:val="0"/>
      <w:marBottom w:val="0"/>
      <w:divBdr>
        <w:top w:val="none" w:sz="0" w:space="0" w:color="auto"/>
        <w:left w:val="none" w:sz="0" w:space="0" w:color="auto"/>
        <w:bottom w:val="none" w:sz="0" w:space="0" w:color="auto"/>
        <w:right w:val="none" w:sz="0" w:space="0" w:color="auto"/>
      </w:divBdr>
    </w:div>
    <w:div w:id="1139225712">
      <w:bodyDiv w:val="1"/>
      <w:marLeft w:val="0"/>
      <w:marRight w:val="0"/>
      <w:marTop w:val="0"/>
      <w:marBottom w:val="0"/>
      <w:divBdr>
        <w:top w:val="none" w:sz="0" w:space="0" w:color="auto"/>
        <w:left w:val="none" w:sz="0" w:space="0" w:color="auto"/>
        <w:bottom w:val="none" w:sz="0" w:space="0" w:color="auto"/>
        <w:right w:val="none" w:sz="0" w:space="0" w:color="auto"/>
      </w:divBdr>
    </w:div>
    <w:div w:id="1186292778">
      <w:bodyDiv w:val="1"/>
      <w:marLeft w:val="0"/>
      <w:marRight w:val="0"/>
      <w:marTop w:val="0"/>
      <w:marBottom w:val="0"/>
      <w:divBdr>
        <w:top w:val="none" w:sz="0" w:space="0" w:color="auto"/>
        <w:left w:val="none" w:sz="0" w:space="0" w:color="auto"/>
        <w:bottom w:val="none" w:sz="0" w:space="0" w:color="auto"/>
        <w:right w:val="none" w:sz="0" w:space="0" w:color="auto"/>
      </w:divBdr>
    </w:div>
    <w:div w:id="1192837983">
      <w:bodyDiv w:val="1"/>
      <w:marLeft w:val="0"/>
      <w:marRight w:val="0"/>
      <w:marTop w:val="0"/>
      <w:marBottom w:val="0"/>
      <w:divBdr>
        <w:top w:val="none" w:sz="0" w:space="0" w:color="auto"/>
        <w:left w:val="none" w:sz="0" w:space="0" w:color="auto"/>
        <w:bottom w:val="none" w:sz="0" w:space="0" w:color="auto"/>
        <w:right w:val="none" w:sz="0" w:space="0" w:color="auto"/>
      </w:divBdr>
      <w:divsChild>
        <w:div w:id="88746081">
          <w:marLeft w:val="547"/>
          <w:marRight w:val="0"/>
          <w:marTop w:val="173"/>
          <w:marBottom w:val="0"/>
          <w:divBdr>
            <w:top w:val="none" w:sz="0" w:space="0" w:color="auto"/>
            <w:left w:val="none" w:sz="0" w:space="0" w:color="auto"/>
            <w:bottom w:val="none" w:sz="0" w:space="0" w:color="auto"/>
            <w:right w:val="none" w:sz="0" w:space="0" w:color="auto"/>
          </w:divBdr>
        </w:div>
        <w:div w:id="944536164">
          <w:marLeft w:val="547"/>
          <w:marRight w:val="0"/>
          <w:marTop w:val="134"/>
          <w:marBottom w:val="0"/>
          <w:divBdr>
            <w:top w:val="none" w:sz="0" w:space="0" w:color="auto"/>
            <w:left w:val="none" w:sz="0" w:space="0" w:color="auto"/>
            <w:bottom w:val="none" w:sz="0" w:space="0" w:color="auto"/>
            <w:right w:val="none" w:sz="0" w:space="0" w:color="auto"/>
          </w:divBdr>
        </w:div>
        <w:div w:id="1877740203">
          <w:marLeft w:val="1166"/>
          <w:marRight w:val="0"/>
          <w:marTop w:val="115"/>
          <w:marBottom w:val="0"/>
          <w:divBdr>
            <w:top w:val="none" w:sz="0" w:space="0" w:color="auto"/>
            <w:left w:val="none" w:sz="0" w:space="0" w:color="auto"/>
            <w:bottom w:val="none" w:sz="0" w:space="0" w:color="auto"/>
            <w:right w:val="none" w:sz="0" w:space="0" w:color="auto"/>
          </w:divBdr>
        </w:div>
        <w:div w:id="1155877810">
          <w:marLeft w:val="1166"/>
          <w:marRight w:val="0"/>
          <w:marTop w:val="115"/>
          <w:marBottom w:val="0"/>
          <w:divBdr>
            <w:top w:val="none" w:sz="0" w:space="0" w:color="auto"/>
            <w:left w:val="none" w:sz="0" w:space="0" w:color="auto"/>
            <w:bottom w:val="none" w:sz="0" w:space="0" w:color="auto"/>
            <w:right w:val="none" w:sz="0" w:space="0" w:color="auto"/>
          </w:divBdr>
        </w:div>
        <w:div w:id="2079091448">
          <w:marLeft w:val="547"/>
          <w:marRight w:val="0"/>
          <w:marTop w:val="134"/>
          <w:marBottom w:val="0"/>
          <w:divBdr>
            <w:top w:val="none" w:sz="0" w:space="0" w:color="auto"/>
            <w:left w:val="none" w:sz="0" w:space="0" w:color="auto"/>
            <w:bottom w:val="none" w:sz="0" w:space="0" w:color="auto"/>
            <w:right w:val="none" w:sz="0" w:space="0" w:color="auto"/>
          </w:divBdr>
        </w:div>
        <w:div w:id="1364285204">
          <w:marLeft w:val="1166"/>
          <w:marRight w:val="0"/>
          <w:marTop w:val="115"/>
          <w:marBottom w:val="0"/>
          <w:divBdr>
            <w:top w:val="none" w:sz="0" w:space="0" w:color="auto"/>
            <w:left w:val="none" w:sz="0" w:space="0" w:color="auto"/>
            <w:bottom w:val="none" w:sz="0" w:space="0" w:color="auto"/>
            <w:right w:val="none" w:sz="0" w:space="0" w:color="auto"/>
          </w:divBdr>
        </w:div>
        <w:div w:id="1318994314">
          <w:marLeft w:val="1166"/>
          <w:marRight w:val="0"/>
          <w:marTop w:val="115"/>
          <w:marBottom w:val="0"/>
          <w:divBdr>
            <w:top w:val="none" w:sz="0" w:space="0" w:color="auto"/>
            <w:left w:val="none" w:sz="0" w:space="0" w:color="auto"/>
            <w:bottom w:val="none" w:sz="0" w:space="0" w:color="auto"/>
            <w:right w:val="none" w:sz="0" w:space="0" w:color="auto"/>
          </w:divBdr>
        </w:div>
        <w:div w:id="1963682665">
          <w:marLeft w:val="1800"/>
          <w:marRight w:val="0"/>
          <w:marTop w:val="115"/>
          <w:marBottom w:val="0"/>
          <w:divBdr>
            <w:top w:val="none" w:sz="0" w:space="0" w:color="auto"/>
            <w:left w:val="none" w:sz="0" w:space="0" w:color="auto"/>
            <w:bottom w:val="none" w:sz="0" w:space="0" w:color="auto"/>
            <w:right w:val="none" w:sz="0" w:space="0" w:color="auto"/>
          </w:divBdr>
        </w:div>
      </w:divsChild>
    </w:div>
    <w:div w:id="1201934292">
      <w:bodyDiv w:val="1"/>
      <w:marLeft w:val="0"/>
      <w:marRight w:val="0"/>
      <w:marTop w:val="0"/>
      <w:marBottom w:val="0"/>
      <w:divBdr>
        <w:top w:val="none" w:sz="0" w:space="0" w:color="auto"/>
        <w:left w:val="none" w:sz="0" w:space="0" w:color="auto"/>
        <w:bottom w:val="none" w:sz="0" w:space="0" w:color="auto"/>
        <w:right w:val="none" w:sz="0" w:space="0" w:color="auto"/>
      </w:divBdr>
      <w:divsChild>
        <w:div w:id="1521746909">
          <w:marLeft w:val="965"/>
          <w:marRight w:val="0"/>
          <w:marTop w:val="134"/>
          <w:marBottom w:val="0"/>
          <w:divBdr>
            <w:top w:val="none" w:sz="0" w:space="0" w:color="auto"/>
            <w:left w:val="none" w:sz="0" w:space="0" w:color="auto"/>
            <w:bottom w:val="none" w:sz="0" w:space="0" w:color="auto"/>
            <w:right w:val="none" w:sz="0" w:space="0" w:color="auto"/>
          </w:divBdr>
        </w:div>
      </w:divsChild>
    </w:div>
    <w:div w:id="1355810010">
      <w:bodyDiv w:val="1"/>
      <w:marLeft w:val="0"/>
      <w:marRight w:val="0"/>
      <w:marTop w:val="0"/>
      <w:marBottom w:val="0"/>
      <w:divBdr>
        <w:top w:val="none" w:sz="0" w:space="0" w:color="auto"/>
        <w:left w:val="none" w:sz="0" w:space="0" w:color="auto"/>
        <w:bottom w:val="none" w:sz="0" w:space="0" w:color="auto"/>
        <w:right w:val="none" w:sz="0" w:space="0" w:color="auto"/>
      </w:divBdr>
    </w:div>
    <w:div w:id="1452630290">
      <w:bodyDiv w:val="1"/>
      <w:marLeft w:val="0"/>
      <w:marRight w:val="0"/>
      <w:marTop w:val="0"/>
      <w:marBottom w:val="0"/>
      <w:divBdr>
        <w:top w:val="none" w:sz="0" w:space="0" w:color="auto"/>
        <w:left w:val="none" w:sz="0" w:space="0" w:color="auto"/>
        <w:bottom w:val="none" w:sz="0" w:space="0" w:color="auto"/>
        <w:right w:val="none" w:sz="0" w:space="0" w:color="auto"/>
      </w:divBdr>
    </w:div>
    <w:div w:id="1578783167">
      <w:bodyDiv w:val="1"/>
      <w:marLeft w:val="0"/>
      <w:marRight w:val="0"/>
      <w:marTop w:val="0"/>
      <w:marBottom w:val="0"/>
      <w:divBdr>
        <w:top w:val="none" w:sz="0" w:space="0" w:color="auto"/>
        <w:left w:val="none" w:sz="0" w:space="0" w:color="auto"/>
        <w:bottom w:val="none" w:sz="0" w:space="0" w:color="auto"/>
        <w:right w:val="none" w:sz="0" w:space="0" w:color="auto"/>
      </w:divBdr>
    </w:div>
    <w:div w:id="1771975010">
      <w:bodyDiv w:val="1"/>
      <w:marLeft w:val="0"/>
      <w:marRight w:val="0"/>
      <w:marTop w:val="0"/>
      <w:marBottom w:val="0"/>
      <w:divBdr>
        <w:top w:val="none" w:sz="0" w:space="0" w:color="auto"/>
        <w:left w:val="none" w:sz="0" w:space="0" w:color="auto"/>
        <w:bottom w:val="none" w:sz="0" w:space="0" w:color="auto"/>
        <w:right w:val="none" w:sz="0" w:space="0" w:color="auto"/>
      </w:divBdr>
      <w:divsChild>
        <w:div w:id="663582267">
          <w:marLeft w:val="547"/>
          <w:marRight w:val="0"/>
          <w:marTop w:val="96"/>
          <w:marBottom w:val="0"/>
          <w:divBdr>
            <w:top w:val="none" w:sz="0" w:space="0" w:color="auto"/>
            <w:left w:val="none" w:sz="0" w:space="0" w:color="auto"/>
            <w:bottom w:val="none" w:sz="0" w:space="0" w:color="auto"/>
            <w:right w:val="none" w:sz="0" w:space="0" w:color="auto"/>
          </w:divBdr>
        </w:div>
      </w:divsChild>
    </w:div>
    <w:div w:id="1787119864">
      <w:marLeft w:val="0"/>
      <w:marRight w:val="0"/>
      <w:marTop w:val="0"/>
      <w:marBottom w:val="0"/>
      <w:divBdr>
        <w:top w:val="none" w:sz="0" w:space="0" w:color="auto"/>
        <w:left w:val="none" w:sz="0" w:space="0" w:color="auto"/>
        <w:bottom w:val="none" w:sz="0" w:space="0" w:color="auto"/>
        <w:right w:val="none" w:sz="0" w:space="0" w:color="auto"/>
      </w:divBdr>
      <w:divsChild>
        <w:div w:id="246040183">
          <w:marLeft w:val="0"/>
          <w:marRight w:val="0"/>
          <w:marTop w:val="0"/>
          <w:marBottom w:val="0"/>
          <w:divBdr>
            <w:top w:val="none" w:sz="0" w:space="0" w:color="auto"/>
            <w:left w:val="none" w:sz="0" w:space="0" w:color="auto"/>
            <w:bottom w:val="none" w:sz="0" w:space="0" w:color="auto"/>
            <w:right w:val="none" w:sz="0" w:space="0" w:color="auto"/>
          </w:divBdr>
        </w:div>
        <w:div w:id="1602646387">
          <w:marLeft w:val="0"/>
          <w:marRight w:val="0"/>
          <w:marTop w:val="0"/>
          <w:marBottom w:val="0"/>
          <w:divBdr>
            <w:top w:val="none" w:sz="0" w:space="0" w:color="auto"/>
            <w:left w:val="none" w:sz="0" w:space="0" w:color="auto"/>
            <w:bottom w:val="none" w:sz="0" w:space="0" w:color="auto"/>
            <w:right w:val="none" w:sz="0" w:space="0" w:color="auto"/>
          </w:divBdr>
        </w:div>
      </w:divsChild>
    </w:div>
    <w:div w:id="1827087031">
      <w:bodyDiv w:val="1"/>
      <w:marLeft w:val="0"/>
      <w:marRight w:val="0"/>
      <w:marTop w:val="0"/>
      <w:marBottom w:val="0"/>
      <w:divBdr>
        <w:top w:val="none" w:sz="0" w:space="0" w:color="auto"/>
        <w:left w:val="none" w:sz="0" w:space="0" w:color="auto"/>
        <w:bottom w:val="none" w:sz="0" w:space="0" w:color="auto"/>
        <w:right w:val="none" w:sz="0" w:space="0" w:color="auto"/>
      </w:divBdr>
    </w:div>
    <w:div w:id="1928076592">
      <w:bodyDiv w:val="1"/>
      <w:marLeft w:val="0"/>
      <w:marRight w:val="0"/>
      <w:marTop w:val="0"/>
      <w:marBottom w:val="0"/>
      <w:divBdr>
        <w:top w:val="none" w:sz="0" w:space="0" w:color="auto"/>
        <w:left w:val="none" w:sz="0" w:space="0" w:color="auto"/>
        <w:bottom w:val="none" w:sz="0" w:space="0" w:color="auto"/>
        <w:right w:val="none" w:sz="0" w:space="0" w:color="auto"/>
      </w:divBdr>
    </w:div>
    <w:div w:id="1940134785">
      <w:bodyDiv w:val="1"/>
      <w:marLeft w:val="0"/>
      <w:marRight w:val="0"/>
      <w:marTop w:val="0"/>
      <w:marBottom w:val="0"/>
      <w:divBdr>
        <w:top w:val="none" w:sz="0" w:space="0" w:color="auto"/>
        <w:left w:val="none" w:sz="0" w:space="0" w:color="auto"/>
        <w:bottom w:val="none" w:sz="0" w:space="0" w:color="auto"/>
        <w:right w:val="none" w:sz="0" w:space="0" w:color="auto"/>
      </w:divBdr>
    </w:div>
    <w:div w:id="1972400263">
      <w:bodyDiv w:val="1"/>
      <w:marLeft w:val="0"/>
      <w:marRight w:val="0"/>
      <w:marTop w:val="0"/>
      <w:marBottom w:val="0"/>
      <w:divBdr>
        <w:top w:val="none" w:sz="0" w:space="0" w:color="auto"/>
        <w:left w:val="none" w:sz="0" w:space="0" w:color="auto"/>
        <w:bottom w:val="none" w:sz="0" w:space="0" w:color="auto"/>
        <w:right w:val="none" w:sz="0" w:space="0" w:color="auto"/>
      </w:divBdr>
    </w:div>
    <w:div w:id="211932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Hol04</b:Tag>
    <b:SourceType>Book</b:SourceType>
    <b:Guid>{CF174AF3-3E2F-44CB-898F-E4F80D64C9C8}</b:Guid>
    <b:Author>
      <b:Author>
        <b:NameList>
          <b:Person>
            <b:Last>Holder</b:Last>
            <b:First>Rodney</b:First>
            <b:Middle>D.</b:Middle>
          </b:Person>
        </b:NameList>
      </b:Author>
    </b:Author>
    <b:Title>God, the Multiverse, and Everything: Modern Cosmology and the Argument from Design</b:Title>
    <b:Year>2004</b:Year>
    <b:City>Aldershot</b:City>
    <b:Publisher>Ashgate</b:Publisher>
    <b:CountryRegion>England</b:CountryRegion>
    <b:RefOrder>40</b:RefOrder>
  </b:Source>
  <b:Source>
    <b:Tag>Pen89</b:Tag>
    <b:SourceType>Book</b:SourceType>
    <b:Guid>{1A4A1138-DD93-4935-B087-DEA7CF7804FD}</b:Guid>
    <b:Author>
      <b:Author>
        <b:NameList>
          <b:Person>
            <b:Last>Penrose</b:Last>
            <b:First>Robert</b:First>
          </b:Person>
        </b:NameList>
      </b:Author>
    </b:Author>
    <b:Title>The Emperor's New Mind</b:Title>
    <b:Year>1989</b:Year>
    <b:City>Oxford</b:City>
    <b:Publisher>Oxford University Press</b:Publisher>
    <b:RefOrder>5</b:RefOrder>
  </b:Source>
  <b:Source>
    <b:Tag>CS09</b:Tag>
    <b:SourceType>BookSection</b:SourceType>
    <b:Guid>{929E17A4-806C-494F-85BF-FA95AE544454}</b:Guid>
    <b:Author>
      <b:Author>
        <b:NameList>
          <b:Person>
            <b:Last>Craig</b:Last>
            <b:First>William</b:First>
            <b:Middle>Lane</b:Middle>
          </b:Person>
          <b:Person>
            <b:Last>Sinclair</b:Last>
            <b:First>James</b:First>
            <b:Middle>D.</b:Middle>
          </b:Person>
        </b:NameList>
      </b:Author>
      <b:Editor>
        <b:NameList>
          <b:Person>
            <b:Last>Craig</b:Last>
            <b:First>William</b:First>
            <b:Middle>Lane</b:Middle>
          </b:Person>
          <b:Person>
            <b:Last>Moreland</b:Last>
            <b:First>J.P.</b:First>
          </b:Person>
        </b:NameList>
      </b:Editor>
    </b:Author>
    <b:Title>The Kalam Cosmological Argument</b:Title>
    <b:Year>2009</b:Year>
    <b:City>Chichester</b:City>
    <b:Publisher>Wiley-Blackwell</b:Publisher>
    <b:BookTitle>The Blackwell Companion to Natural Theology</b:BookTitle>
    <b:Pages>101-201</b:Pages>
    <b:CountryRegion>U.K.</b:CountryRegion>
    <b:RefOrder>34</b:RefOrder>
  </b:Source>
  <b:Source>
    <b:Tag>Skl09</b:Tag>
    <b:SourceType>JournalArticle</b:SourceType>
    <b:Guid>{6FA267D3-B9B1-4260-B5A9-D406644BBAB1}</b:Guid>
    <b:Author>
      <b:Author>
        <b:NameList>
          <b:Person>
            <b:Last>Sklar</b:Last>
            <b:First>Lawrence</b:First>
          </b:Person>
        </b:NameList>
      </b:Author>
      <b:Editor>
        <b:NameList>
          <b:Person>
            <b:Last>Zalta</b:Last>
            <b:First>Edward</b:First>
            <b:Middle>N.</b:Middle>
          </b:Person>
        </b:NameList>
      </b:Editor>
    </b:Author>
    <b:Title>Philosophy of Statistical Mechanics</b:Title>
    <b:Year>2009</b:Year>
    <b:Pages>http://plato.stanford.edu/entries/statphys-statmech/</b:Pages>
    <b:Comments>http://plato.stanford.edu/entries/statphys-statmech/</b:Comments>
    <b:JournalName>The Stanford Encyclopedia of Philosophy</b:JournalName>
    <b:Month>June</b:Month>
    <b:Day>4</b:Day>
    <b:RefOrder>45</b:RefOrder>
  </b:Source>
  <b:Source>
    <b:Tag>Dic79</b:Tag>
    <b:SourceType>BookSection</b:SourceType>
    <b:Guid>{7CDDAC1F-7C4D-439E-B225-D48539784A51}</b:Guid>
    <b:Author>
      <b:Author>
        <b:NameList>
          <b:Person>
            <b:Last>Dicke</b:Last>
            <b:First>R.H.</b:First>
          </b:Person>
          <b:Person>
            <b:Last>Peebles</b:Last>
            <b:First>P.J.E.</b:First>
          </b:Person>
        </b:NameList>
      </b:Author>
      <b:Editor>
        <b:NameList>
          <b:Person>
            <b:Last>Hawking</b:Last>
            <b:First>Stephen</b:First>
          </b:Person>
          <b:Person>
            <b:Last>Israel</b:Last>
            <b:First>Werner</b:First>
          </b:Person>
        </b:NameList>
      </b:Editor>
    </b:Author>
    <b:Title>The Big Bang Cosmology—Enigmas and Nostrums</b:Title>
    <b:City>Cambridge</b:City>
    <b:Year>1979</b:Year>
    <b:BookTitle>General Relativity</b:BookTitle>
    <b:Publisher>Cambridge University Press</b:Publisher>
    <b:RefOrder>4</b:RefOrder>
  </b:Source>
  <b:Source>
    <b:Tag>Smo97</b:Tag>
    <b:SourceType>Book</b:SourceType>
    <b:Guid>{E8B0525C-AB8B-4F05-8F39-9080DC3CD9F5}</b:Guid>
    <b:Author>
      <b:Author>
        <b:NameList>
          <b:Person>
            <b:Last>Smolin</b:Last>
            <b:First>Lee</b:First>
          </b:Person>
        </b:NameList>
      </b:Author>
    </b:Author>
    <b:Title>The Life of the Cosmos</b:Title>
    <b:Year>1997</b:Year>
    <b:City>New York</b:City>
    <b:Publisher>Oxford University Press</b:Publisher>
    <b:RefOrder>6</b:RefOrder>
  </b:Source>
  <b:Source>
    <b:Tag>Dav82</b:Tag>
    <b:SourceType>Book</b:SourceType>
    <b:Guid>{FBD419A6-EBF6-48BE-9551-6FBA0D2061A0}</b:Guid>
    <b:Author>
      <b:Author>
        <b:NameList>
          <b:Person>
            <b:Last>Davies</b:Last>
            <b:First>Paul</b:First>
          </b:Person>
        </b:NameList>
      </b:Author>
    </b:Author>
    <b:Title>The Accidental Universe</b:Title>
    <b:Year>1982</b:Year>
    <b:City>Cambridge</b:City>
    <b:Publisher>Cambridge University Press</b:Publisher>
    <b:RefOrder>7</b:RefOrder>
  </b:Source>
  <b:Source>
    <b:Tag>Sobe03</b:Tag>
    <b:SourceType>BookSection</b:SourceType>
    <b:Guid>{816EF6BE-45B6-49DE-A1D5-3A62AB32DAB2}</b:Guid>
    <b:Author>
      <b:Author>
        <b:NameList>
          <b:Person>
            <b:Last>Sober</b:Last>
            <b:First>Elliot</b:First>
          </b:Person>
        </b:NameList>
      </b:Author>
      <b:Editor>
        <b:NameList>
          <b:Person>
            <b:Last>Manson</b:Last>
            <b:First>Neil</b:First>
            <b:Middle>A.</b:Middle>
          </b:Person>
        </b:NameList>
      </b:Editor>
    </b:Author>
    <b:Title>The Design Argument</b:Title>
    <b:BookTitle>God and Design: The Teleological Argument and Modern Science</b:BookTitle>
    <b:Year>2003</b:Year>
    <b:Pages>25–54</b:Pages>
    <b:City>New York</b:City>
    <b:Publisher>Routledge</b:Publisher>
    <b:RefOrder>12</b:RefOrder>
  </b:Source>
  <b:Source>
    <b:Tag>Dav06</b:Tag>
    <b:SourceType>Book</b:SourceType>
    <b:Guid>{10C9C063-688A-477D-8073-F6A8E6047ED1}</b:Guid>
    <b:Author>
      <b:Author>
        <b:NameList>
          <b:Person>
            <b:Last>Davies</b:Last>
            <b:First>Paul</b:First>
          </b:Person>
        </b:NameList>
      </b:Author>
    </b:Author>
    <b:Title>The Goldilocks Enigma: Why is the Universe Just Right for Life?</b:Title>
    <b:Year>2006</b:Year>
    <b:City>Boston</b:City>
    <b:Publisher>Houghton Mifflin</b:Publisher>
    <b:RefOrder>8</b:RefOrder>
  </b:Source>
  <b:Source>
    <b:Tag>Teg03</b:Tag>
    <b:SourceType>JournalArticle</b:SourceType>
    <b:Guid>{320BA16C-D425-4518-A72A-83398A139ACD}</b:Guid>
    <b:Author>
      <b:Author>
        <b:NameList>
          <b:Person>
            <b:Last>Tegmark</b:Last>
            <b:First>Max</b:First>
          </b:Person>
        </b:NameList>
      </b:Author>
    </b:Author>
    <b:Title>Parallel Universes</b:Title>
    <b:JournalName>Scientific American</b:JournalName>
    <b:Year>2003</b:Year>
    <b:Pages>40-51</b:Pages>
    <b:Volume>288</b:Volume>
    <b:RefOrder>11</b:RefOrder>
  </b:Source>
  <b:Source>
    <b:Tag>Bar86</b:Tag>
    <b:SourceType>Book</b:SourceType>
    <b:Guid>{021D4C38-C9D7-4ECC-948B-44F596F273E4}</b:Guid>
    <b:Author>
      <b:Author>
        <b:NameList>
          <b:Person>
            <b:Last>Barrow</b:Last>
            <b:First>John</b:First>
            <b:Middle>D.</b:Middle>
          </b:Person>
          <b:Person>
            <b:Last>Tipler</b:Last>
            <b:First>Frank</b:First>
            <b:Middle>J.</b:Middle>
          </b:Person>
        </b:NameList>
      </b:Author>
    </b:Author>
    <b:Title>The Anthropic Cosmological Principle</b:Title>
    <b:Year>1986</b:Year>
    <b:City>New York</b:City>
    <b:Publisher>Oxford University Press</b:Publisher>
    <b:RefOrder>3</b:RefOrder>
  </b:Source>
  <b:Source>
    <b:Tag>Smo04</b:Tag>
    <b:SourceType>ElectronicSource</b:SourceType>
    <b:Guid>{7C43658C-DAE0-48DC-A432-BC1BFDFA4FF7}</b:Guid>
    <b:Author>
      <b:Author>
        <b:NameList>
          <b:Person>
            <b:Last>Smolin</b:Last>
            <b:First>Lee</b:First>
          </b:Person>
        </b:NameList>
      </b:Author>
    </b:Author>
    <b:Title>Scientific Alternatives to the Anthropic Principle</b:Title>
    <b:Year>2004</b:Year>
    <b:Month>July</b:Month>
    <b:Day>26</b:Day>
    <b:PublicationTitle>arXiv:hep-th/0407213</b:PublicationTitle>
    <b:Comments>arXiv:hep-th/0407213</b:Comments>
    <b:RefOrder>32</b:RefOrder>
  </b:Source>
  <b:Source>
    <b:Tag>Bar02</b:Tag>
    <b:SourceType>Book</b:SourceType>
    <b:Guid>{2199D5FC-CC64-48A2-8823-5FDD21423AF0}</b:Guid>
    <b:Author>
      <b:Author>
        <b:NameList>
          <b:Person>
            <b:Last>Barrow</b:Last>
            <b:First>John</b:First>
            <b:Middle>D.</b:Middle>
          </b:Person>
        </b:NameList>
      </b:Author>
    </b:Author>
    <b:Title>The Constants of Nature</b:Title>
    <b:Year>2002</b:Year>
    <b:City>New York</b:City>
    <b:Publisher>Pantheon Books</b:Publisher>
    <b:RefOrder>9</b:RefOrder>
  </b:Source>
  <b:Source>
    <b:Tag>Obe00</b:Tag>
    <b:SourceType>JournalArticle</b:SourceType>
    <b:Guid>{03A5FF99-44B9-4F2B-BE9D-B9E7C212BA92}</b:Guid>
    <b:Author>
      <b:Author>
        <b:NameList>
          <b:Person>
            <b:Last>Oberhummer</b:Last>
            <b:First>H.</b:First>
          </b:Person>
          <b:Person>
            <b:Last>Csótó</b:Last>
            <b:First>A.</b:First>
          </b:Person>
          <b:Person>
            <b:Last>Schlattl</b:Last>
            <b:First>H.</b:First>
          </b:Person>
        </b:NameList>
      </b:Author>
    </b:Author>
    <b:Title>Fine-tuning of Carbon Based Life in the Universe by Triple-alpha Process in Red Giants</b:Title>
    <b:Year>2000</b:Year>
    <b:Volume>289</b:Volume>
    <b:Pages>88-90</b:Pages>
    <b:JournalName>Science</b:JournalName>
    <b:RefOrder>10</b:RefOrder>
  </b:Source>
  <b:Source>
    <b:Tag>Dav96</b:Tag>
    <b:SourceType>BookSection</b:SourceType>
    <b:Guid>{1949052C-FA03-4444-9CB4-77BEF485EB53}</b:Guid>
    <b:Author>
      <b:Author>
        <b:NameList>
          <b:Person>
            <b:Last>Davis</b:Last>
            <b:First>Edward</b:First>
            <b:Middle>B.</b:Middle>
          </b:Person>
        </b:NameList>
      </b:Author>
      <b:Editor>
        <b:NameList>
          <b:Person>
            <b:Last>van der Meer</b:Last>
            <b:First>Jitse</b:First>
            <b:Middle>M.</b:Middle>
          </b:Person>
        </b:NameList>
      </b:Editor>
    </b:Author>
    <b:Title>Newton's Rejection of the 'Newtonian World View': The Role of Divine Will in Newton's Natural Philosophy</b:Title>
    <b:BookTitle>Facets of Faith and Science: The Role of Beliefs in the Natural Science</b:BookTitle>
    <b:Year>1996</b:Year>
    <b:Pages>75-96</b:Pages>
    <b:City>Lanham</b:City>
    <b:Publisher>University Press of America</b:Publisher>
    <b:StateProvince>MD</b:StateProvince>
    <b:Volume>3</b:Volume>
    <b:RefOrder>1</b:RefOrder>
  </b:Source>
  <b:Source>
    <b:Tag>Col09</b:Tag>
    <b:SourceType>BookSection</b:SourceType>
    <b:Guid>{C9DC5C49-9FE8-4B70-8100-0B8FC5948530}</b:Guid>
    <b:Author>
      <b:Author>
        <b:NameList>
          <b:Person>
            <b:Last>Collins</b:Last>
            <b:First>Robin</b:First>
          </b:Person>
        </b:NameList>
      </b:Author>
      <b:Editor>
        <b:NameList>
          <b:Person>
            <b:Last>Craig</b:Last>
            <b:First>William</b:First>
            <b:Middle>Lane</b:Middle>
          </b:Person>
          <b:Person>
            <b:Last>Moreland</b:Last>
            <b:First>J.P.</b:First>
          </b:Person>
        </b:NameList>
      </b:Editor>
    </b:Author>
    <b:Title>The Teleological Argument: An Exploration of the Fine-Tuning of the Universe</b:Title>
    <b:Year>2009</b:Year>
    <b:City>Chichester</b:City>
    <b:Publisher>Wiley-Blackwell</b:Publisher>
    <b:BookTitle>The Blackwell Companion to Natural Theology</b:BookTitle>
    <b:Pages>202-281</b:Pages>
    <b:CountryRegion>U.K.</b:CountryRegion>
    <b:RefOrder>16</b:RefOrder>
  </b:Source>
  <b:Source>
    <b:Tag>Col05</b:Tag>
    <b:SourceType>BookSection</b:SourceType>
    <b:Guid>{AD06898B-C405-4018-A56C-7FB2EA4B613E}</b:Guid>
    <b:Author>
      <b:Author>
        <b:NameList>
          <b:Person>
            <b:Last>Collins</b:Last>
            <b:First>Robin</b:First>
          </b:Person>
        </b:NameList>
      </b:Author>
      <b:Editor>
        <b:NameList>
          <b:Person>
            <b:Last>Sennett</b:Last>
            <b:First>James</b:First>
          </b:Person>
          <b:Person>
            <b:Last>Groothius</b:Last>
            <b:First>Douglas</b:First>
          </b:Person>
        </b:NameList>
      </b:Editor>
    </b:Author>
    <b:Title>Hume, Fine-Tuning, and the 'Who Designed God?' Objection</b:Title>
    <b:Year>2005</b:Year>
    <b:Pages>175-199</b:Pages>
    <b:BookTitle>In Defense of Natural Theology: A Post-Humean Assessment</b:BookTitle>
    <b:City>Downer's Grove</b:City>
    <b:Publisher>InterVarsity Press</b:Publisher>
    <b:StateProvince>IL</b:StateProvince>
    <b:RefOrder>13</b:RefOrder>
  </b:Source>
  <b:Source>
    <b:Tag>Sob09</b:Tag>
    <b:SourceType>JournalArticle</b:SourceType>
    <b:Guid>{71E02787-23BB-4848-8059-6E4A5A09BA97}</b:Guid>
    <b:Author>
      <b:Author>
        <b:NameList>
          <b:Person>
            <b:Last>Sober</b:Last>
            <b:First>Elliott</b:First>
          </b:Person>
        </b:NameList>
      </b:Author>
    </b:Author>
    <b:Title>Absence of Evidence and Evidence of Absence: Evidential Transitivity in Connection with Fossils, Fishing, Fine-tuning, and Firing Squads</b:Title>
    <b:Year>2009</b:Year>
    <b:Pages>63-90</b:Pages>
    <b:JournalName>Philosophical Studies</b:JournalName>
    <b:Volume>143</b:Volume>
    <b:Issue>1</b:Issue>
    <b:RefOrder>15</b:RefOrder>
  </b:Source>
  <b:Source>
    <b:Tag>Nun10</b:Tag>
    <b:SourceType>JournalArticle</b:SourceType>
    <b:Guid>{5DA747CF-20E1-423B-94A6-86FB5D46D54D}</b:Guid>
    <b:Author>
      <b:Author>
        <b:NameList>
          <b:Person>
            <b:Last>Nunley</b:Last>
            <b:First>Troy</b:First>
          </b:Person>
        </b:NameList>
      </b:Author>
    </b:Author>
    <b:Title>Fishnets, Firing Squads, and Fine-Tuning (Again)</b:Title>
    <b:Year>2010</b:Year>
    <b:Pages>160-178</b:Pages>
    <b:JournalName>Philosophia Christia</b:JournalName>
    <b:Volume>12</b:Volume>
    <b:Issue>1</b:Issue>
    <b:RefOrder>19</b:RefOrder>
  </b:Source>
  <b:Source>
    <b:Tag>Mon06</b:Tag>
    <b:SourceType>JournalArticle</b:SourceType>
    <b:Guid>{905241FD-AB87-4053-9BD4-940E5C2A012B}</b:Guid>
    <b:Author>
      <b:Author>
        <b:NameList>
          <b:Person>
            <b:Last>Monton</b:Last>
            <b:First>Bradley</b:First>
          </b:Person>
        </b:NameList>
      </b:Author>
    </b:Author>
    <b:Title>God, Fine-tuning, and the Problem of Old Evidence</b:Title>
    <b:JournalName>British Journal for the Philosophy of Science</b:JournalName>
    <b:Year>2006</b:Year>
    <b:Pages>405–424</b:Pages>
    <b:Volume>57</b:Volume>
    <b:RefOrder>18</b:RefOrder>
  </b:Source>
  <b:Source>
    <b:Tag>Ear92</b:Tag>
    <b:SourceType>Book</b:SourceType>
    <b:Guid>{69401EEB-EEBF-465D-B33E-F49FA99C46AB}</b:Guid>
    <b:Author>
      <b:Author>
        <b:NameList>
          <b:Person>
            <b:Last>Earman</b:Last>
            <b:First>John</b:First>
          </b:Person>
        </b:NameList>
      </b:Author>
    </b:Author>
    <b:Title>Bayes or Bust?</b:Title>
    <b:Year>1992</b:Year>
    <b:City>Boston</b:City>
    <b:Publisher>MIT</b:Publisher>
    <b:RefOrder>17</b:RefOrder>
  </b:Source>
  <b:Source>
    <b:Tag>Cal04</b:Tag>
    <b:SourceType>JournalArticle</b:SourceType>
    <b:Guid>{E061B635-7304-4158-A495-DFB863B1F98B}</b:Guid>
    <b:Author>
      <b:Author>
        <b:NameList>
          <b:Person>
            <b:Last>Callender</b:Last>
            <b:First>Craig</b:First>
          </b:Person>
        </b:NameList>
      </b:Author>
    </b:Author>
    <b:Title>Measures, Explanations and the Past: Should 'Special' Initial Conditions be Explained?</b:Title>
    <b:Year>2004</b:Year>
    <b:Pages>195-217</b:Pages>
    <b:JournalName>British Journal for the Philosophy of Science</b:JournalName>
    <b:RefOrder>21</b:RefOrder>
  </b:Source>
  <b:Source>
    <b:Tag>Swi79</b:Tag>
    <b:SourceType>Book</b:SourceType>
    <b:Guid>{525EC2F2-563C-41A9-B93D-B57EF2552D68}</b:Guid>
    <b:Author>
      <b:Author>
        <b:NameList>
          <b:Person>
            <b:Last>Swinburne</b:Last>
            <b:First>Richard</b:First>
          </b:Person>
        </b:NameList>
      </b:Author>
    </b:Author>
    <b:Title>The Existence of God </b:Title>
    <b:Year>1979</b:Year>
    <b:City>Oxford</b:City>
    <b:Publisher>Oxford University Press</b:Publisher>
    <b:RefOrder>14</b:RefOrder>
  </b:Source>
  <b:Source>
    <b:Tag>Wei05</b:Tag>
    <b:SourceType>JournalArticle</b:SourceType>
    <b:Guid>{3CCB7458-F54B-4712-9235-5666AD431EE6}</b:Guid>
    <b:Author>
      <b:Author>
        <b:NameList>
          <b:Person>
            <b:Last>Weisberg</b:Last>
            <b:First>J.</b:First>
          </b:Person>
        </b:NameList>
      </b:Author>
    </b:Author>
    <b:Title>Firing Squads and Fine Tuning—Sober on the Design Argument</b:Title>
    <b:Year>2005</b:Year>
    <b:JournalName>British Journal for the Philosophy of Science</b:JournalName>
    <b:Pages>809–821</b:Pages>
    <b:Volume>56</b:Volume>
    <b:RefOrder>46</b:RefOrder>
  </b:Source>
  <b:Source>
    <b:Tag>McG01</b:Tag>
    <b:SourceType>JournalArticle</b:SourceType>
    <b:Guid>{5EA22622-7098-43AE-BAE0-CD02B2371FA6}</b:Guid>
    <b:Author>
      <b:Author>
        <b:NameList>
          <b:Person>
            <b:Last>McGrew</b:Last>
            <b:First>Timothy</b:First>
          </b:Person>
          <b:Person>
            <b:Last>McGrew</b:Last>
            <b:First>Lydia</b:First>
          </b:Person>
          <b:Person>
            <b:Last>Vestrup</b:Last>
            <b:First>Eric</b:First>
          </b:Person>
        </b:NameList>
      </b:Author>
    </b:Author>
    <b:Title>Probabilities and the Fine-Tuning Argument: A Sceptical View</b:Title>
    <b:JournalName>Mind</b:JournalName>
    <b:Year>2001</b:Year>
    <b:Pages>1027-1037</b:Pages>
    <b:Volume>110</b:Volume>
    <b:RefOrder>20</b:RefOrder>
  </b:Source>
  <b:Source>
    <b:Tag>Hol01</b:Tag>
    <b:SourceType>JournalArticle</b:SourceType>
    <b:Guid>{B4709429-B0F0-4B0D-B939-37F1D9FC6E20}</b:Guid>
    <b:Author>
      <b:Author>
        <b:NameList>
          <b:Person>
            <b:Last>Holder</b:Last>
            <b:First>Rodney</b:First>
            <b:Middle>D.</b:Middle>
          </b:Person>
        </b:NameList>
      </b:Author>
    </b:Author>
    <b:Title>The Realization of Infinitely Many Universes in Cosmology</b:Title>
    <b:JournalName>Religious Studies</b:JournalName>
    <b:Year>2001</b:Year>
    <b:Pages>343-350</b:Pages>
    <b:Volume>37</b:Volume>
    <b:RefOrder>47</b:RefOrder>
  </b:Source>
  <b:Source>
    <b:Tag>Man00</b:Tag>
    <b:SourceType>JournalArticle</b:SourceType>
    <b:Guid>{654B02D1-3497-4588-9C97-F1D05CB8B182}</b:Guid>
    <b:Author>
      <b:Author>
        <b:NameList>
          <b:Person>
            <b:Last>Manson</b:Last>
            <b:First>Neil</b:First>
            <b:Middle>A</b:Middle>
          </b:Person>
        </b:NameList>
      </b:Author>
    </b:Author>
    <b:Title>There is No Adequate Definition of ‘Fine-tuned’ for Life’</b:Title>
    <b:JournalName>Inquiry</b:JournalName>
    <b:Year>2000</b:Year>
    <b:Pages>341-352</b:Pages>
    <b:Volume>43</b:Volume>
    <b:RefOrder>23</b:RefOrder>
  </b:Source>
  <b:Source>
    <b:Tag>Skl93</b:Tag>
    <b:SourceType>Book</b:SourceType>
    <b:Guid>{851ADCE9-7E06-4319-97FA-F290A4177A91}</b:Guid>
    <b:Author>
      <b:Author>
        <b:NameList>
          <b:Person>
            <b:Last>Sklar</b:Last>
            <b:First>Lawrence</b:First>
          </b:Person>
        </b:NameList>
      </b:Author>
    </b:Author>
    <b:Title>Physics and Chance</b:Title>
    <b:Year>1993</b:Year>
    <b:City>Cambridge</b:City>
    <b:Publisher>Cambridge University Press</b:Publisher>
    <b:RefOrder>22</b:RefOrder>
  </b:Source>
  <b:Source>
    <b:Tag>Gib87</b:Tag>
    <b:SourceType>JournalArticle</b:SourceType>
    <b:Guid>{CA3AEB1E-25C7-4257-AA32-970E7BF0182B}</b:Guid>
    <b:Author>
      <b:Author>
        <b:NameList>
          <b:Person>
            <b:Last>Gibbons</b:Last>
            <b:First>G.</b:First>
            <b:Middle>W.</b:Middle>
          </b:Person>
          <b:Person>
            <b:Last>Hawking</b:Last>
            <b:First>S.</b:First>
            <b:Middle>W.</b:Middle>
          </b:Person>
          <b:Person>
            <b:Last>Stewart</b:Last>
            <b:First>J.</b:First>
            <b:Middle>M.</b:Middle>
          </b:Person>
        </b:NameList>
      </b:Author>
    </b:Author>
    <b:Title>A Natural Measure on the Set of All Universes</b:Title>
    <b:Year>1987</b:Year>
    <b:Pages>736-751</b:Pages>
    <b:JournalName>Nuclear Physics B</b:JournalName>
    <b:Volume>281</b:Volume>
    <b:RefOrder>24</b:RefOrder>
  </b:Source>
  <b:Source>
    <b:Tag>Kir03</b:Tag>
    <b:SourceType>JournalArticle</b:SourceType>
    <b:Guid>{1CC8AEC9-9EF4-4B49-8AD3-72615C84CF65}</b:Guid>
    <b:Author>
      <b:Author>
        <b:NameList>
          <b:Person>
            <b:Last>Kirchner</b:Last>
            <b:First>U.</b:First>
          </b:Person>
          <b:Person>
            <b:Last>Ellis</b:Last>
            <b:First>G.F.R.</b:First>
          </b:Person>
        </b:NameList>
      </b:Author>
    </b:Author>
    <b:Title>A Probability Measure for FLRW Models</b:Title>
    <b:JournalName>Classical and Quantum Gravity</b:JournalName>
    <b:Year>2003</b:Year>
    <b:Pages>1199-1213</b:Pages>
    <b:Volume>20</b:Volume>
    <b:RefOrder>29</b:RefOrder>
  </b:Source>
  <b:Source>
    <b:Tag>Haw88</b:Tag>
    <b:SourceType>JournalArticle</b:SourceType>
    <b:Guid>{B7EB4A7F-1A43-4348-BE48-4BC96CD4F150}</b:Guid>
    <b:Author>
      <b:Author>
        <b:NameList>
          <b:Person>
            <b:Last>Hawking</b:Last>
            <b:First>Stephen</b:First>
            <b:Middle>W.</b:Middle>
          </b:Person>
          <b:Person>
            <b:Last>Page</b:Last>
            <b:First>Don</b:First>
            <b:Middle>N.</b:Middle>
          </b:Person>
        </b:NameList>
      </b:Author>
    </b:Author>
    <b:Title>How Probable is Inflation?</b:Title>
    <b:JournalName> Nuclear Physics B</b:JournalName>
    <b:Year>1988</b:Year>
    <b:Pages>789-809</b:Pages>
    <b:Volume>298</b:Volume>
    <b:RefOrder>48</b:RefOrder>
  </b:Source>
  <b:Source>
    <b:Tag>Pen04</b:Tag>
    <b:SourceType>Book</b:SourceType>
    <b:Guid>{8ACE7A0C-3295-440C-B384-E416FE9A5076}</b:Guid>
    <b:Author>
      <b:Author>
        <b:NameList>
          <b:Person>
            <b:Last>Penrose</b:Last>
            <b:First>Roger</b:First>
          </b:Person>
        </b:NameList>
      </b:Author>
    </b:Author>
    <b:Title>The Road to Reality</b:Title>
    <b:Year>2004</b:Year>
    <b:City>New York</b:City>
    <b:Publisher>Knopf</b:Publisher>
    <b:RefOrder>49</b:RefOrder>
  </b:Source>
  <b:Source>
    <b:Tag>Sau91</b:Tag>
    <b:SourceType>JournalArticle</b:SourceType>
    <b:Guid>{BA56355C-481D-4C8F-BB21-BEC33E4E9558}</b:Guid>
    <b:Author>
      <b:Author>
        <b:NameList>
          <b:Person>
            <b:Last>Sauer</b:Last>
            <b:First>Tim</b:First>
          </b:Person>
          <b:Person>
            <b:Last>Yorke</b:Last>
            <b:First>James</b:First>
            <b:Middle>A.</b:Middle>
          </b:Person>
          <b:Person>
            <b:Last>Casdagli</b:Last>
            <b:First>Martin</b:First>
          </b:Person>
        </b:NameList>
      </b:Author>
    </b:Author>
    <b:Title>Embedology</b:Title>
    <b:Year>1991</b:Year>
    <b:JournalName>The Journal of Statistical Physics</b:JournalName>
    <b:Pages>579-616</b:Pages>
    <b:Volume>65</b:Volume>
    <b:RefOrder>50</b:RefOrder>
  </b:Source>
  <b:Source>
    <b:Tag>Wil10</b:Tag>
    <b:SourceType>JournalArticle</b:SourceType>
    <b:Guid>{3E7AEA00-C253-40BE-8E83-72BC5E4050B2}</b:Guid>
    <b:Author>
      <b:Author>
        <b:NameList>
          <b:Person>
            <b:Last>Wilson</b:Last>
            <b:First>Mark</b:First>
          </b:Person>
        </b:NameList>
      </b:Author>
    </b:Author>
    <b:Title>What Can Contemporary Philosophy Learn from Our “Scientific Philosophy” Heritage?</b:Title>
    <b:JournalName>Noûs</b:JournalName>
    <b:Year>2010</b:Year>
    <b:Pages>545-570</b:Pages>
    <b:Volume>44</b:Volume>
    <b:Issue>3</b:Issue>
    <b:RefOrder>26</b:RefOrder>
  </b:Source>
  <b:Source>
    <b:Tag>Evr95</b:Tag>
    <b:SourceType>JournalArticle</b:SourceType>
    <b:Guid>{99CC1DCE-1FC7-44CE-ABD9-94A9EDB3762C}</b:Guid>
    <b:Author>
      <b:Author>
        <b:NameList>
          <b:Person>
            <b:Last>Evrard</b:Last>
            <b:First>G.</b:First>
          </b:Person>
          <b:Person>
            <b:Last>Coles</b:Last>
            <b:First>P.</b:First>
          </b:Person>
        </b:NameList>
      </b:Author>
    </b:Author>
    <b:Title>Getting the Measure of the Flatness Problem</b:Title>
    <b:JournalName>Classical and Quantum Gravity</b:JournalName>
    <b:Year>1995</b:Year>
    <b:Pages>L93-L97</b:Pages>
    <b:Volume>12</b:Volume>
    <b:RefOrder>27</b:RefOrder>
  </b:Source>
  <b:Source>
    <b:Tag>Kir031</b:Tag>
    <b:SourceType>JournalArticle</b:SourceType>
    <b:Guid>{5037ACAB-7E41-49CE-9CB9-F81D9CF76ACE}</b:Guid>
    <b:Author>
      <b:Author>
        <b:NameList>
          <b:Person>
            <b:Last>Kirchner</b:Last>
            <b:First>U.</b:First>
          </b:Person>
          <b:Person>
            <b:Last>Ellis</b:Last>
            <b:First>G.F.R.</b:First>
          </b:Person>
        </b:NameList>
      </b:Author>
    </b:Author>
    <b:Title>A Probability Measure for FLRW Models</b:Title>
    <b:JournalName>Classical and Quantum Gravity</b:JournalName>
    <b:Year>2003</b:Year>
    <b:Pages>1199-1213</b:Pages>
    <b:Volume>20</b:Volume>
    <b:RefOrder>28</b:RefOrder>
  </b:Source>
  <b:Source>
    <b:Tag>McM08</b:Tag>
    <b:SourceType>BookSection</b:SourceType>
    <b:Guid>{FDBB1A9B-D066-4B31-9205-D46857399C36}</b:Guid>
    <b:Author>
      <b:Author>
        <b:NameList>
          <b:Person>
            <b:Last>McMullin</b:Last>
            <b:First>Ernan</b:First>
          </b:Person>
        </b:NameList>
      </b:Author>
      <b:Editor>
        <b:NameList>
          <b:Person>
            <b:Last>Barrow</b:Last>
            <b:First>John</b:First>
            <b:Middle>D.</b:Middle>
          </b:Person>
          <b:Person>
            <b:Last>Conway Morris</b:Last>
            <b:First>Simon</b:First>
          </b:Person>
          <b:Person>
            <b:Last>Freeland</b:Last>
            <b:First>Stephen</b:First>
            <b:Middle>J.</b:Middle>
          </b:Person>
          <b:Person>
            <b:Last>Harper</b:Last>
            <b:First>Charles</b:First>
            <b:Middle>L.</b:Middle>
          </b:Person>
        </b:NameList>
      </b:Editor>
    </b:Author>
    <b:Title>Tuning Fine-Tuning</b:Title>
    <b:Year>2008</b:Year>
    <b:City>Cambridge</b:City>
    <b:Publisher>Cambridge University Press</b:Publisher>
    <b:BookTitle>Fitness of the Cosmos for Life: Biochemistry and Fine-Tuning</b:BookTitle>
    <b:Pages>70-94</b:Pages>
    <b:RefOrder>30</b:RefOrder>
  </b:Source>
  <b:Source>
    <b:Tag>Smo06</b:Tag>
    <b:SourceType>Book</b:SourceType>
    <b:Guid>{F44058EB-4208-4C75-BA0A-A01EEE8CF087}</b:Guid>
    <b:Author>
      <b:Author>
        <b:NameList>
          <b:Person>
            <b:Last>Smolin</b:Last>
            <b:First>Lee</b:First>
          </b:Person>
        </b:NameList>
      </b:Author>
    </b:Author>
    <b:Title>The Trouble with Physics</b:Title>
    <b:Year>2006</b:Year>
    <b:City>Boston</b:City>
    <b:Publisher>Houghton Mifflin</b:Publisher>
    <b:RefOrder>31</b:RefOrder>
  </b:Source>
  <b:Source>
    <b:Tag>Halng</b:Tag>
    <b:SourceType>BookSection</b:SourceType>
    <b:Guid>{26214A07-9C49-44BE-87CA-117727382EAC}</b:Guid>
    <b:Author>
      <b:Author>
        <b:NameList>
          <b:Person>
            <b:Last>Halvorson</b:Last>
            <b:First>Hans</b:First>
          </b:Person>
          <b:Person>
            <b:Last>Kragh</b:Last>
            <b:First>Helge</b:First>
          </b:Person>
        </b:NameList>
      </b:Author>
      <b:Editor>
        <b:NameList>
          <b:Person>
            <b:Last>Goetz</b:Last>
            <b:First>Stewart</b:First>
          </b:Person>
          <b:Person>
            <b:Last>Harrison</b:Last>
            <b:First>Victoria</b:First>
          </b:Person>
          <b:Person>
            <b:Last>Taliaferro</b:Last>
            <b:First>Charles</b:First>
          </b:Person>
        </b:NameList>
      </b:Editor>
    </b:Author>
    <b:Title>Theism and Physical Cosmology</b:Title>
    <b:Year>forthcoming</b:Year>
    <b:BookTitle>The Routledge Companion to Theism</b:BookTitle>
    <b:Publisher>Routledge</b:Publisher>
    <b:RefOrder>35</b:RefOrder>
  </b:Source>
  <b:Source>
    <b:Tag>Pen06</b:Tag>
    <b:SourceType>JournalArticle</b:SourceType>
    <b:Guid>{16D7385D-1126-4FD6-9F80-B20735E1BD77}</b:Guid>
    <b:Author>
      <b:Author>
        <b:NameList>
          <b:Person>
            <b:Last>Penrose</b:Last>
            <b:First>Roger</b:First>
          </b:Person>
        </b:NameList>
      </b:Author>
    </b:Author>
    <b:Title>Before the Big Bang: An Outrageous New Perspective and Its Implications for Particle Physics</b:Title>
    <b:JournalName>Proceedings of EPAC</b:JournalName>
    <b:Year>2006</b:Year>
    <b:Pages>2759-2767</b:Pages>
    <b:Month>June</b:Month>
    <b:RefOrder>36</b:RefOrder>
  </b:Source>
  <b:Source>
    <b:Tag>Car10</b:Tag>
    <b:SourceType>Book</b:SourceType>
    <b:Guid>{73EFC752-500C-4DDC-964B-0CFFDCB88F09}</b:Guid>
    <b:Author>
      <b:Author>
        <b:NameList>
          <b:Person>
            <b:Last>Carroll</b:Last>
            <b:First>Sean</b:First>
          </b:Person>
        </b:NameList>
      </b:Author>
    </b:Author>
    <b:Title>From Eternity to Here: The Quest for the Ultimate Theory of Time</b:Title>
    <b:Year>2010</b:Year>
    <b:City>New York</b:City>
    <b:Publisher>Dutton</b:Publisher>
    <b:RefOrder>38</b:RefOrder>
  </b:Source>
  <b:Source>
    <b:Tag>Lin94</b:Tag>
    <b:SourceType>JournalArticle</b:SourceType>
    <b:Guid>{32C5A56D-FD14-4158-A0DE-4429BE9377EE}</b:Guid>
    <b:Author>
      <b:Author>
        <b:NameList>
          <b:Person>
            <b:Last>Linde</b:Last>
            <b:First>Andrei</b:First>
          </b:Person>
        </b:NameList>
      </b:Author>
    </b:Author>
    <b:Title>The Self-Reproducing Inflationary Universe</b:Title>
    <b:JournalName>Scientific American</b:JournalName>
    <b:Year>1994</b:Year>
    <b:Pages>48</b:Pages>
    <b:Month>Nov</b:Month>
    <b:Volume>271</b:Volume>
    <b:Issue>5</b:Issue>
    <b:RefOrder>37</b:RefOrder>
  </b:Source>
  <b:Source>
    <b:Tag>Craig03</b:Tag>
    <b:SourceType>BookSection</b:SourceType>
    <b:Guid>{A850E558-2F96-43A6-B40E-5C05CBCF26F2}</b:Guid>
    <b:Author>
      <b:Author>
        <b:NameList>
          <b:Person>
            <b:Last>Craig</b:Last>
            <b:First>William</b:First>
            <b:Middle>Lane</b:Middle>
          </b:Person>
        </b:NameList>
      </b:Author>
      <b:Editor>
        <b:NameList>
          <b:Person>
            <b:Last>Manson</b:Last>
            <b:First>Neil</b:First>
            <b:Middle>A.</b:Middle>
          </b:Person>
        </b:NameList>
      </b:Editor>
    </b:Author>
    <b:Title>Design and the Anthropic Fine-Tuning of the Universe</b:Title>
    <b:BookTitle>God and Design: The Teleological Argument and Modern Science</b:BookTitle>
    <b:Year>2003</b:Year>
    <b:Pages>155-177</b:Pages>
    <b:City>New York</b:City>
    <b:Publisher>Routledge</b:Publisher>
    <b:RefOrder>51</b:RefOrder>
  </b:Source>
  <b:Source>
    <b:Tag>Jea30</b:Tag>
    <b:SourceType>Book</b:SourceType>
    <b:Guid>{4536153A-9A48-4B59-ABE0-CE089008BDCA}</b:Guid>
    <b:Author>
      <b:Author>
        <b:NameList>
          <b:Person>
            <b:Last>Jeans</b:Last>
            <b:First>James</b:First>
          </b:Person>
        </b:NameList>
      </b:Author>
    </b:Author>
    <b:Title>The Mysterious Universe</b:Title>
    <b:Year>1930</b:Year>
    <b:City>Cambridge</b:City>
    <b:Publisher>Cambridge University Press</b:Publisher>
    <b:RefOrder>2</b:RefOrder>
  </b:Source>
  <b:Source>
    <b:Tag>Ste1</b:Tag>
    <b:SourceType>JournalArticle</b:SourceType>
    <b:Guid>{4C38292F-C748-4F4D-8446-151421CD1D49}</b:Guid>
    <b:Author>
      <b:Author>
        <b:NameList>
          <b:Person>
            <b:Last>Steinhardt</b:Last>
            <b:First>P.</b:First>
          </b:Person>
        </b:NameList>
      </b:Author>
    </b:Author>
    <b:Title>The Current State of the Inflationary Universe</b:Title>
    <b:JournalName>Comments on Nuclear and Particle Physics</b:JournalName>
    <b:Pages>273-286</b:Pages>
    <b:Volume>12</b:Volume>
    <b:Year>1984</b:Year>
    <b:RefOrder>52</b:RefOrder>
  </b:Source>
  <b:Source>
    <b:Tag>McM93</b:Tag>
    <b:SourceType>JournalArticle</b:SourceType>
    <b:Guid>{20669F09-3949-4268-9D21-6A7DB8E1FD73}</b:Guid>
    <b:Author>
      <b:Author>
        <b:NameList>
          <b:Person>
            <b:Last>McMullin</b:Last>
            <b:First>Ernan</b:First>
          </b:Person>
        </b:NameList>
      </b:Author>
    </b:Author>
    <b:Title>Indifference Principle and Anthropic Principle in Cosmology</b:Title>
    <b:JournalName>Studies in the History and Philosophy of Science</b:JournalName>
    <b:Year>1993</b:Year>
    <b:Pages>359-389</b:Pages>
    <b:Volume>24</b:Volume>
    <b:Issue>3</b:Issue>
    <b:RefOrder>43</b:RefOrder>
  </b:Source>
  <b:Source>
    <b:Tag>Ear87</b:Tag>
    <b:SourceType>JournalArticle</b:SourceType>
    <b:Guid>{D85D0A19-7598-43D0-B051-43A36DC27223}</b:Guid>
    <b:Author>
      <b:Author>
        <b:NameList>
          <b:Person>
            <b:Last>Earman</b:Last>
            <b:First>John</b:First>
          </b:Person>
        </b:NameList>
      </b:Author>
    </b:Author>
    <b:Title>The SAP also Rises: A Critical Examination of the Anthropic Principle</b:Title>
    <b:Year>1987</b:Year>
    <b:Pages>307-317</b:Pages>
    <b:JournalName>American Philosophical Quarterly</b:JournalName>
    <b:Month>October</b:Month>
    <b:Volume>24</b:Volume>
    <b:Issue>4</b:Issue>
    <b:RefOrder>39</b:RefOrder>
  </b:Source>
  <b:Source>
    <b:Tag>Car06</b:Tag>
    <b:SourceType>DocumentFromInternetSite</b:SourceType>
    <b:Guid>{455B32AC-842A-4551-A322-07C9B2B214B4}</b:Guid>
    <b:Author>
      <b:Author>
        <b:NameList>
          <b:Person>
            <b:Last>Carroll</b:Last>
            <b:First>Sean</b:First>
          </b:Person>
        </b:NameList>
      </b:Author>
    </b:Author>
    <b:Title>Boltzmann's Anthropic Brain</b:Title>
    <b:Year>2006</b:Year>
    <b:InternetSiteTitle>Discover Blogs: Cosmic Variance</b:InternetSiteTitle>
    <b:Month>Aug</b:Month>
    <b:Day>1</b:Day>
    <b:YearAccessed>2011</b:YearAccessed>
    <b:MonthAccessed>Feb</b:MonthAccessed>
    <b:DayAccessed>22</b:DayAccessed>
    <b:URL>http://blogs.discovermagazine.com/cosmicvariance/2006/08/01/boltzmanns-anthropic-brain/</b:URL>
    <b:RefOrder>53</b:RefOrder>
  </b:Source>
  <b:Source>
    <b:Tag>Pag06b</b:Tag>
    <b:SourceType>ElectronicSource</b:SourceType>
    <b:Guid>{C23AA859-35A8-4BD8-ACAE-96047124F722}</b:Guid>
    <b:Author>
      <b:Author>
        <b:NameList>
          <b:Person>
            <b:Last>Page</b:Last>
            <b:First>Don</b:First>
            <b:Middle>N.</b:Middle>
          </b:Person>
        </b:NameList>
      </b:Author>
    </b:Author>
    <b:Title>Is Our Universe Likely to Decay within 20 Billion Years?</b:Title>
    <b:Comments>http://arxiv.org/abs/hep-th/0610079v2</b:Comments>
    <b:PublicationTitle>http://arxiv.org/abs/hep-th/0610079v2</b:PublicationTitle>
    <b:Year>2006a</b:Year>
    <b:Month>Oct</b:Month>
    <b:Day>9</b:Day>
    <b:RefOrder>42</b:RefOrder>
  </b:Source>
  <b:Source>
    <b:Tag>Pag</b:Tag>
    <b:SourceType>ElectronicSource</b:SourceType>
    <b:Guid>{EEFC1BA8-95F7-4071-9472-A7BF71EF8BE4}</b:Guid>
    <b:Author>
      <b:Author>
        <b:NameList>
          <b:Person>
            <b:Last>Page</b:Last>
            <b:First>Don</b:First>
            <b:Middle>N.</b:Middle>
          </b:Person>
        </b:NameList>
      </b:Author>
    </b:Author>
    <b:Title>Return of the Boltzmann Brains</b:Title>
    <b:Comments>http://arxiv.org/abs/hep-th/0611158v1</b:Comments>
    <b:PublicationTitle>http://arxiv.org/abs/hep-th/0611158v1</b:PublicationTitle>
    <b:Year>2006b</b:Year>
    <b:Month>Nov</b:Month>
    <b:Day>15</b:Day>
    <b:RefOrder>54</b:RefOrder>
  </b:Source>
  <b:Source>
    <b:Tag>Colng</b:Tag>
    <b:SourceType>Book</b:SourceType>
    <b:Guid>{2D0E6CB2-C6C7-4337-8B5E-E99EF2837186}</b:Guid>
    <b:Author>
      <b:Author>
        <b:NameList>
          <b:Person>
            <b:Last>Collins</b:Last>
            <b:First>Robin</b:First>
          </b:Person>
        </b:NameList>
      </b:Author>
    </b:Author>
    <b:Title>The Well-Designed Universe</b:Title>
    <b:Year>forthcoming</b:Year>
    <b:RefOrder>44</b:RefOrder>
  </b:Source>
  <b:Source>
    <b:Tag>Ear99</b:Tag>
    <b:SourceType>JournalArticle</b:SourceType>
    <b:Guid>{D1F08E3D-22C7-47A7-BFBC-F67B705129B2}</b:Guid>
    <b:Author>
      <b:Author>
        <b:NameList>
          <b:Person>
            <b:Last>Earman</b:Last>
            <b:First>John</b:First>
          </b:Person>
          <b:Person>
            <b:Last>Mosterin</b:Last>
            <b:First>Jesus</b:First>
          </b:Person>
        </b:NameList>
      </b:Author>
    </b:Author>
    <b:Year>1999</b:Year>
    <b:Title>A Critical Look at Inflationary Cosmology</b:Title>
    <b:JournalName>Philosophy of Science</b:JournalName>
    <b:Pages>1-49</b:Pages>
    <b:Volume>66</b:Volume>
    <b:Issue>1</b:Issue>
    <b:RefOrder>25</b:RefOrder>
  </b:Source>
  <b:Source>
    <b:Tag>Kop05</b:Tag>
    <b:SourceType>JournalArticle</b:SourceType>
    <b:Guid>{00FFBEDC-D821-49A3-AEDF-79B3B633F07E}</b:Guid>
    <b:Author>
      <b:Author>
        <b:NameList>
          <b:Person>
            <b:Last>Koperski</b:Last>
            <b:First>Jeffrey</b:First>
          </b:Person>
        </b:NameList>
      </b:Author>
    </b:Author>
    <b:Title>Should We Care about Fine-tuning?</b:Title>
    <b:Year>2005</b:Year>
    <b:Pages>303-319</b:Pages>
    <b:JournalName>British Journal for the Philosophy of Science</b:JournalName>
    <b:Volume>56</b:Volume>
    <b:Issue>2</b:Issue>
    <b:RefOrder>55</b:RefOrder>
  </b:Source>
  <b:Source>
    <b:Tag>Ell</b:Tag>
    <b:SourceType>ElectronicSource</b:SourceType>
    <b:Guid>{27EB4F10-2A2B-473D-A462-1FCBE9A598C3}</b:Guid>
    <b:Author>
      <b:Author>
        <b:NameList>
          <b:Person>
            <b:Last>Ellis</b:Last>
            <b:First>G.F.R.</b:First>
          </b:Person>
          <b:Person>
            <b:Last>Kirchner</b:Last>
            <b:First>U.</b:First>
          </b:Person>
          <b:Person>
            <b:Last>Stoeger</b:Last>
            <b:First>W.R.</b:First>
          </b:Person>
        </b:NameList>
      </b:Author>
    </b:Author>
    <b:Title>Multiverses and Physical Cosmology</b:Title>
    <b:URL>http://arxiv.org/abs/astro-ph/0305292</b:URL>
    <b:Year>2003</b:Year>
    <b:Month>June</b:Month>
    <b:Day>20</b:Day>
    <b:PublicationTitle>http://arxiv.org/abs/astro-ph/0305292</b:PublicationTitle>
    <b:RefOrder>56</b:RefOrder>
  </b:Source>
  <b:Source>
    <b:Tag>Col02</b:Tag>
    <b:SourceType>BookSection</b:SourceType>
    <b:Guid>{683070ED-DE37-416A-B975-E2DA73D552D0}</b:Guid>
    <b:Author>
      <b:Author>
        <b:NameList>
          <b:Person>
            <b:Last>Collins</b:Last>
            <b:First>Robin</b:First>
          </b:Person>
        </b:NameList>
      </b:Author>
      <b:Editor>
        <b:NameList>
          <b:Person>
            <b:Last>Craig</b:Last>
            <b:First>William</b:First>
            <b:Middle>Lane</b:Middle>
          </b:Person>
        </b:NameList>
      </b:Editor>
    </b:Author>
    <b:Title>The Argument from Design and the Many-Worlds Hypothesis</b:Title>
    <b:City>New Brunswick</b:City>
    <b:StateProvince>NJ</b:StateProvince>
    <b:Year>2002</b:Year>
    <b:Publisher>Rutgers University Press</b:Publisher>
    <b:BookTitle>Philosophy of Religion: a Reader and Guide</b:BookTitle>
    <b:Pages>130-148</b:Pages>
    <b:RefOrder>41</b:RefOrder>
  </b:Source>
  <b:Source>
    <b:Tag>Barr10</b:Tag>
    <b:SourceType>BookSection</b:SourceType>
    <b:Guid>{DBCE0AC6-5503-4CE4-98D4-EA7CE7981093}</b:Guid>
    <b:Author>
      <b:Author>
        <b:NameList>
          <b:Person>
            <b:Last>Barr</b:Last>
            <b:First>Stephen</b:First>
            <b:Middle>M.</b:Middle>
          </b:Person>
        </b:NameList>
      </b:Author>
      <b:Editor>
        <b:NameList>
          <b:Person>
            <b:Last>Stewart</b:Last>
            <b:First>Melville</b:First>
            <b:Middle>Y.</b:Middle>
          </b:Person>
        </b:NameList>
      </b:Editor>
    </b:Author>
    <b:Title>The Multiverse and the State of Fundamental Physics Today</b:Title>
    <b:Year>2010</b:Year>
    <b:Publisher>Wiley-Blackwell</b:Publisher>
    <b:Volume>2</b:Volume>
    <b:NumberVolumes>2</b:NumberVolumes>
    <b:BookTitle>Science and Religion in Dialogue</b:BookTitle>
    <b:Pages>911-927</b:Pages>
    <b:RefOrder>33</b:RefOrder>
  </b:Source>
  <b:Source>
    <b:Tag>OCo08</b:Tag>
    <b:SourceType>Book</b:SourceType>
    <b:Guid>{21FEB71B-4B59-4F8C-9FB8-2A406C8C3C73}</b:Guid>
    <b:Author>
      <b:Author>
        <b:NameList>
          <b:Person>
            <b:Last>O'Connor</b:Last>
            <b:First>Timothy</b:First>
          </b:Person>
        </b:NameList>
      </b:Author>
    </b:Author>
    <b:Title>Theism and Ultimate Explanation: The Necessary Shape of Contingency</b:Title>
    <b:Year>2008</b:Year>
    <b:City>Malden, MA</b:City>
    <b:Publisher>Blackwell</b:Publisher>
    <b:RefOrder>57</b:RefOrder>
  </b:Source>
  <b:Source>
    <b:Tag>Rea04</b:Tag>
    <b:SourceType>Book</b:SourceType>
    <b:Guid>{F6BD6C78-9238-4462-86EF-CF873862BC0E}</b:Guid>
    <b:Author>
      <b:Author>
        <b:NameList>
          <b:Person>
            <b:Last>Rea</b:Last>
            <b:First>Michael</b:First>
            <b:Middle>C.</b:Middle>
          </b:Person>
        </b:NameList>
      </b:Author>
    </b:Author>
    <b:Title>World without Design: The Ontological Consequences of Naturalism</b:Title>
    <b:Year>2004</b:Year>
    <b:City>New York</b:City>
    <b:Publisher>Oxford University Press</b:Publisher>
    <b:RefOrder>58</b:RefOrder>
  </b:Source>
</b:Sources>
</file>

<file path=customXml/itemProps1.xml><?xml version="1.0" encoding="utf-8"?>
<ds:datastoreItem xmlns:ds="http://schemas.openxmlformats.org/officeDocument/2006/customXml" ds:itemID="{3E54A769-7732-43C1-9712-0D061A9D0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3238</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Chap 2: Fine-Tunign &amp; Cosmology</vt:lpstr>
    </vt:vector>
  </TitlesOfParts>
  <Company>Saginaw Valley State University</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 2: Fine-Tunign &amp; Cosmology</dc:title>
  <dc:creator>Jeffrey Koperski</dc:creator>
  <cp:lastModifiedBy>Jeffrey Koperski</cp:lastModifiedBy>
  <cp:revision>4</cp:revision>
  <cp:lastPrinted>2012-10-03T13:39:00Z</cp:lastPrinted>
  <dcterms:created xsi:type="dcterms:W3CDTF">2017-04-01T14:59:00Z</dcterms:created>
  <dcterms:modified xsi:type="dcterms:W3CDTF">2017-04-01T15:04:00Z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zotero-version="4.0.29.16"&gt;&lt;session id="ijnWykIG"/&gt;&lt;style id="http://www.zotero.org/styles/chicago-author-date" hasBibliography="1" bibliographyStyleHasBeenSet="1"/&gt;&lt;prefs&gt;&lt;pref name="fieldType" value="Field"/&gt;&lt;pref name="noteType" </vt:lpwstr>
  </property>
  <property fmtid="{D5CDD505-2E9C-101B-9397-08002B2CF9AE}" pid="3" name="ZOTERO_PREF_2">
    <vt:lpwstr>value="0"/&gt;&lt;pref name="storeReferences" value=""/&gt;&lt;pref name="automaticJournalAbbreviations" value=""/&gt;&lt;/prefs&gt;&lt;/data&gt;</vt:lpwstr>
  </property>
</Properties>
</file>